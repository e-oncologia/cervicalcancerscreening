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916B26" w:rsidR="00CC36F6" w:rsidRDefault="00CC36F6" w14:paraId="4E9C7218" w14:textId="77777777">
      <w:pPr>
        <w:rPr>
          <w:rFonts w:ascii="Arial Nova" w:hAnsi="Arial Nova" w:eastAsia="Arial Nova" w:cs="Arial Nova"/>
          <w:sz w:val="22"/>
          <w:szCs w:val="22"/>
        </w:rPr>
      </w:pPr>
    </w:p>
    <w:p w:rsidRPr="00916B26" w:rsidR="00CC36F6" w:rsidRDefault="007E5DB8" w14:paraId="62D1F00A" w14:textId="77777777">
      <w:pPr>
        <w:rPr>
          <w:rFonts w:ascii="Arial Nova" w:hAnsi="Arial Nova" w:eastAsia="Arial Nova" w:cs="Arial Nova"/>
          <w:sz w:val="22"/>
          <w:szCs w:val="22"/>
        </w:rPr>
      </w:pPr>
      <w:r w:rsidRPr="00916B26">
        <w:rPr>
          <w:rFonts w:ascii="Arial Nova" w:hAnsi="Arial Nova" w:eastAsia="Arial Nova" w:cs="Arial Nova"/>
          <w:noProof/>
          <w:sz w:val="22"/>
          <w:szCs w:val="22"/>
          <w:lang w:val="ca-ES"/>
        </w:rPr>
        <w:drawing>
          <wp:inline distT="0" distB="0" distL="114300" distR="114300" wp14:anchorId="7B9D447B" wp14:editId="5B5912C6">
            <wp:extent cx="2668270" cy="4521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8270" cy="452120"/>
                    </a:xfrm>
                    <a:prstGeom prst="rect">
                      <a:avLst/>
                    </a:prstGeom>
                    <a:ln/>
                  </pic:spPr>
                </pic:pic>
              </a:graphicData>
            </a:graphic>
          </wp:inline>
        </w:drawing>
      </w:r>
      <w:r w:rsidRPr="00916B26" w:rsidR="007E5DB8">
        <w:rPr>
          <w:rFonts w:ascii="Arial Nova" w:hAnsi="Arial Nova" w:eastAsia="Arial Nova" w:cs="Arial Nova"/>
          <w:sz w:val="22"/>
          <w:szCs w:val="22"/>
        </w:rPr>
        <w:t xml:space="preserve">                                             </w:t>
      </w:r>
      <w:r w:rsidRPr="00916B26">
        <w:rPr>
          <w:rFonts w:ascii="Arial Nova" w:hAnsi="Arial Nova" w:eastAsia="Arial Nova" w:cs="Arial Nova"/>
          <w:noProof/>
          <w:sz w:val="22"/>
          <w:szCs w:val="22"/>
          <w:lang w:val="ca-ES"/>
        </w:rPr>
        <w:drawing>
          <wp:inline distT="0" distB="0" distL="114300" distR="114300" wp14:anchorId="03322BF2" wp14:editId="36CC999D">
            <wp:extent cx="1526540" cy="407035"/>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526540" cy="407035"/>
                    </a:xfrm>
                    <a:prstGeom prst="rect">
                      <a:avLst/>
                    </a:prstGeom>
                    <a:ln/>
                  </pic:spPr>
                </pic:pic>
              </a:graphicData>
            </a:graphic>
          </wp:inline>
        </w:drawing>
      </w:r>
    </w:p>
    <w:p w:rsidRPr="00916B26" w:rsidR="00CC36F6" w:rsidRDefault="00CC36F6" w14:paraId="2AF289FF" w14:textId="77777777">
      <w:pPr>
        <w:rPr>
          <w:rFonts w:ascii="Arial Nova" w:hAnsi="Arial Nova" w:eastAsia="Arial Nova" w:cs="Arial Nova"/>
          <w:sz w:val="22"/>
          <w:szCs w:val="22"/>
        </w:rPr>
      </w:pPr>
    </w:p>
    <w:p w:rsidRPr="00916B26" w:rsidR="00CC36F6" w:rsidRDefault="00CC36F6" w14:paraId="35A4D7B9" w14:textId="77777777">
      <w:pPr>
        <w:rPr>
          <w:rFonts w:ascii="Arial Nova" w:hAnsi="Arial Nova" w:eastAsia="Arial Nova" w:cs="Arial Nova"/>
          <w:sz w:val="22"/>
          <w:szCs w:val="22"/>
        </w:rPr>
      </w:pPr>
    </w:p>
    <w:p w:rsidRPr="00916B26" w:rsidR="00CC36F6" w:rsidRDefault="007E5DB8" w14:paraId="0FF4B71E" w14:textId="77777777">
      <w:pPr>
        <w:tabs>
          <w:tab w:val="left" w:pos="2053"/>
        </w:tabs>
        <w:rPr>
          <w:rFonts w:ascii="Arial Nova" w:hAnsi="Arial Nova" w:eastAsia="Arial Nova" w:cs="Arial Nova"/>
          <w:sz w:val="22"/>
          <w:szCs w:val="22"/>
        </w:rPr>
      </w:pPr>
      <w:r w:rsidRPr="00916B26">
        <w:rPr>
          <w:rFonts w:ascii="Arial Nova" w:hAnsi="Arial Nova" w:eastAsia="Arial Nova" w:cs="Arial Nova"/>
          <w:sz w:val="22"/>
          <w:szCs w:val="22"/>
        </w:rPr>
        <w:tab/>
      </w:r>
      <w:r w:rsidRPr="00916B26">
        <w:rPr>
          <w:rFonts w:ascii="Arial Nova" w:hAnsi="Arial Nova" w:eastAsia="Arial Nova" w:cs="Arial Nova"/>
          <w:noProof/>
          <w:sz w:val="22"/>
          <w:szCs w:val="22"/>
          <w:lang w:val="ca-ES"/>
        </w:rPr>
        <w:drawing>
          <wp:inline distT="0" distB="0" distL="114300" distR="114300" wp14:anchorId="622DE671" wp14:editId="15EE55B2">
            <wp:extent cx="5265102" cy="305666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65102" cy="3056663"/>
                    </a:xfrm>
                    <a:prstGeom prst="rect">
                      <a:avLst/>
                    </a:prstGeom>
                    <a:ln/>
                  </pic:spPr>
                </pic:pic>
              </a:graphicData>
            </a:graphic>
          </wp:inline>
        </w:drawing>
      </w:r>
    </w:p>
    <w:p w:rsidRPr="00916B26" w:rsidR="00CC36F6" w:rsidRDefault="00CC36F6" w14:paraId="3A21A462" w14:textId="77777777">
      <w:pPr>
        <w:rPr>
          <w:rFonts w:ascii="Arial Nova" w:hAnsi="Arial Nova" w:eastAsia="Arial Nova" w:cs="Arial Nova"/>
          <w:sz w:val="22"/>
          <w:szCs w:val="22"/>
        </w:rPr>
      </w:pPr>
    </w:p>
    <w:p w:rsidRPr="00916B26" w:rsidR="00CC36F6" w:rsidRDefault="00CC36F6" w14:paraId="37AC1D11" w14:textId="77777777">
      <w:pPr>
        <w:rPr>
          <w:rFonts w:ascii="Arial Nova" w:hAnsi="Arial Nova" w:eastAsia="Arial Nova" w:cs="Arial Nova"/>
          <w:sz w:val="22"/>
          <w:szCs w:val="22"/>
        </w:rPr>
      </w:pPr>
    </w:p>
    <w:p w:rsidRPr="00916B26" w:rsidR="00CC36F6" w:rsidRDefault="00CC36F6" w14:paraId="60E3EA5E" w14:textId="77777777">
      <w:pPr>
        <w:rPr>
          <w:rFonts w:ascii="Arial Nova" w:hAnsi="Arial Nova" w:eastAsia="Arial Nova" w:cs="Arial Nova"/>
          <w:sz w:val="22"/>
          <w:szCs w:val="22"/>
        </w:rPr>
      </w:pPr>
    </w:p>
    <w:p w:rsidRPr="00916B26" w:rsidR="00CC36F6" w:rsidRDefault="00CC36F6" w14:paraId="22A30625" w14:textId="77777777">
      <w:pPr>
        <w:rPr>
          <w:rFonts w:ascii="Arial Nova" w:hAnsi="Arial Nova" w:eastAsia="Arial Nova" w:cs="Arial Nova"/>
          <w:sz w:val="22"/>
          <w:szCs w:val="22"/>
        </w:rPr>
      </w:pPr>
    </w:p>
    <w:p w:rsidRPr="00916B26" w:rsidR="00CC36F6" w:rsidRDefault="007E5DB8" w14:paraId="632F85CB" w14:textId="77777777">
      <w:pPr>
        <w:pBdr>
          <w:top w:val="nil"/>
          <w:left w:val="nil"/>
          <w:bottom w:val="nil"/>
          <w:right w:val="nil"/>
          <w:between w:val="nil"/>
        </w:pBdr>
        <w:rPr>
          <w:rFonts w:ascii="Arial Nova" w:hAnsi="Arial Nova" w:eastAsia="Arial Nova" w:cs="Arial Nova"/>
          <w:b/>
          <w:color w:val="57A519"/>
          <w:sz w:val="36"/>
          <w:szCs w:val="36"/>
        </w:rPr>
      </w:pPr>
      <w:bookmarkStart w:name="_gjdgxs" w:colFirst="0" w:colLast="0" w:id="0"/>
      <w:bookmarkEnd w:id="0"/>
      <w:r w:rsidRPr="00916B26">
        <w:rPr>
          <w:rFonts w:ascii="Arial Nova" w:hAnsi="Arial Nova" w:eastAsia="Arial Nova" w:cs="Arial Nova"/>
          <w:b/>
          <w:color w:val="57A519"/>
          <w:sz w:val="36"/>
          <w:szCs w:val="36"/>
        </w:rPr>
        <w:t>ONLINE COURSE:</w:t>
      </w:r>
    </w:p>
    <w:p w:rsidRPr="00916B26" w:rsidR="00CC36F6" w:rsidRDefault="007E5DB8" w14:paraId="312C9A1C" w14:textId="77777777">
      <w:pPr>
        <w:pBdr>
          <w:top w:val="nil"/>
          <w:left w:val="nil"/>
          <w:bottom w:val="nil"/>
          <w:right w:val="nil"/>
          <w:between w:val="nil"/>
        </w:pBdr>
        <w:rPr>
          <w:rFonts w:ascii="Arial Nova" w:hAnsi="Arial Nova" w:eastAsia="Arial Nova" w:cs="Arial Nova"/>
          <w:b/>
          <w:color w:val="FF9900"/>
          <w:sz w:val="36"/>
          <w:szCs w:val="36"/>
        </w:rPr>
      </w:pPr>
      <w:r w:rsidRPr="00916B26">
        <w:rPr>
          <w:rFonts w:ascii="Arial Nova" w:hAnsi="Arial Nova" w:eastAsia="Arial Nova" w:cs="Arial Nova"/>
          <w:b/>
          <w:color w:val="57A519"/>
          <w:sz w:val="36"/>
          <w:szCs w:val="36"/>
        </w:rPr>
        <w:t>BARCELONA SCREENING SCHOOL - CERVICAL CANCER SCREENING</w:t>
      </w:r>
    </w:p>
    <w:p w:rsidRPr="00916B26" w:rsidR="00CC36F6" w:rsidRDefault="007E5DB8" w14:paraId="1720E417" w14:textId="107AAC94">
      <w:pPr>
        <w:pBdr>
          <w:top w:val="nil"/>
          <w:left w:val="nil"/>
          <w:bottom w:val="nil"/>
          <w:right w:val="nil"/>
          <w:between w:val="nil"/>
        </w:pBdr>
        <w:rPr>
          <w:rFonts w:ascii="Arial Nova" w:hAnsi="Arial Nova" w:eastAsia="Arial Nova" w:cs="Arial Nova"/>
          <w:b/>
          <w:color w:val="FF9900"/>
          <w:sz w:val="36"/>
          <w:szCs w:val="36"/>
        </w:rPr>
      </w:pPr>
      <w:bookmarkStart w:name="_30j0zll" w:colFirst="0" w:colLast="0" w:id="1"/>
      <w:bookmarkEnd w:id="1"/>
      <w:r w:rsidRPr="00916B26">
        <w:rPr>
          <w:rFonts w:ascii="Arial Nova" w:hAnsi="Arial Nova" w:eastAsia="Arial Nova" w:cs="Arial Nova"/>
          <w:b/>
          <w:color w:val="FF9900"/>
          <w:sz w:val="36"/>
          <w:szCs w:val="36"/>
        </w:rPr>
        <w:t>M</w:t>
      </w:r>
      <w:r w:rsidR="00DC6271">
        <w:rPr>
          <w:rFonts w:ascii="Arial Nova" w:hAnsi="Arial Nova" w:eastAsia="Arial Nova" w:cs="Arial Nova"/>
          <w:b/>
          <w:color w:val="FF9900"/>
          <w:sz w:val="36"/>
          <w:szCs w:val="36"/>
        </w:rPr>
        <w:t>1</w:t>
      </w:r>
      <w:r w:rsidRPr="00916B26">
        <w:rPr>
          <w:rFonts w:ascii="Arial Nova" w:hAnsi="Arial Nova" w:eastAsia="Arial Nova" w:cs="Arial Nova"/>
          <w:b/>
          <w:color w:val="FF9900"/>
          <w:sz w:val="36"/>
          <w:szCs w:val="36"/>
        </w:rPr>
        <w:t xml:space="preserve"> Cancer prevention - Author Templates</w:t>
      </w:r>
      <w:r w:rsidRPr="00916B26">
        <w:br w:type="page"/>
      </w:r>
    </w:p>
    <w:p w:rsidRPr="00916B26" w:rsidR="00CC36F6" w:rsidRDefault="00CC36F6" w14:paraId="63DAF782" w14:textId="77777777">
      <w:pPr>
        <w:pBdr>
          <w:top w:val="nil"/>
          <w:left w:val="nil"/>
          <w:bottom w:val="nil"/>
          <w:right w:val="nil"/>
          <w:between w:val="nil"/>
        </w:pBdr>
        <w:rPr>
          <w:rFonts w:ascii="Arial Nova" w:hAnsi="Arial Nova" w:eastAsia="Arial Nova" w:cs="Arial Nova"/>
          <w:b/>
          <w:color w:val="FF9900"/>
          <w:sz w:val="36"/>
          <w:szCs w:val="36"/>
        </w:rPr>
      </w:pPr>
      <w:bookmarkStart w:name="_6d040a180ahc" w:colFirst="0" w:colLast="0" w:id="2"/>
      <w:bookmarkEnd w:id="2"/>
    </w:p>
    <w:p w:rsidRPr="00916B26" w:rsidR="00CC36F6" w:rsidRDefault="007E5DB8" w14:paraId="6256160F" w14:textId="77777777">
      <w:pPr>
        <w:pStyle w:val="Heading1"/>
      </w:pPr>
      <w:r w:rsidRPr="00916B26">
        <w:t>Highlights of the course</w:t>
      </w:r>
      <w:r w:rsidRPr="00916B26">
        <w:tab/>
      </w:r>
      <w:r w:rsidRPr="00916B26">
        <w:tab/>
      </w:r>
      <w:r w:rsidRPr="00916B26">
        <w:tab/>
      </w:r>
      <w:r w:rsidRPr="00916B26">
        <w:tab/>
      </w:r>
      <w:r w:rsidRPr="00916B26">
        <w:tab/>
      </w:r>
      <w:r w:rsidRPr="00916B26">
        <w:tab/>
      </w:r>
      <w:r w:rsidRPr="00916B26">
        <w:tab/>
      </w:r>
      <w:r w:rsidRPr="00916B26">
        <w:tab/>
      </w:r>
    </w:p>
    <w:tbl>
      <w:tblPr>
        <w:tblStyle w:val="8"/>
        <w:tblW w:w="89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808"/>
        <w:gridCol w:w="6120"/>
      </w:tblGrid>
      <w:tr w:rsidRPr="00916B26" w:rsidR="00CC36F6" w14:paraId="1044E428" w14:textId="77777777">
        <w:tc>
          <w:tcPr>
            <w:tcW w:w="2808" w:type="dxa"/>
            <w:shd w:val="clear" w:color="auto" w:fill="E6E6E6"/>
            <w:vAlign w:val="center"/>
          </w:tcPr>
          <w:p w:rsidRPr="00916B26" w:rsidR="00CC36F6" w:rsidRDefault="007E5DB8" w14:paraId="1B992381" w14:textId="77777777">
            <w:pPr>
              <w:rPr>
                <w:rFonts w:ascii="Arial Nova" w:hAnsi="Arial Nova" w:eastAsia="Arial Nova" w:cs="Arial Nova"/>
                <w:sz w:val="22"/>
                <w:szCs w:val="22"/>
              </w:rPr>
            </w:pPr>
            <w:r w:rsidRPr="00916B26">
              <w:rPr>
                <w:rFonts w:ascii="Arial Nova" w:hAnsi="Arial Nova" w:eastAsia="Arial Nova" w:cs="Arial Nova"/>
                <w:sz w:val="22"/>
                <w:szCs w:val="22"/>
              </w:rPr>
              <w:t>Total modules</w:t>
            </w:r>
          </w:p>
        </w:tc>
        <w:tc>
          <w:tcPr>
            <w:tcW w:w="6120" w:type="dxa"/>
            <w:vAlign w:val="center"/>
          </w:tcPr>
          <w:p w:rsidRPr="00916B26" w:rsidR="00CC36F6" w:rsidRDefault="007E5DB8" w14:paraId="5CF3CE79" w14:textId="77777777">
            <w:pPr>
              <w:rPr>
                <w:rFonts w:ascii="Arial Nova" w:hAnsi="Arial Nova" w:eastAsia="Arial Nova" w:cs="Arial Nova"/>
                <w:sz w:val="22"/>
                <w:szCs w:val="22"/>
              </w:rPr>
            </w:pPr>
            <w:r w:rsidRPr="00916B26">
              <w:rPr>
                <w:rFonts w:ascii="Arial Nova" w:hAnsi="Arial Nova" w:eastAsia="Arial Nova" w:cs="Arial Nova"/>
                <w:sz w:val="22"/>
                <w:szCs w:val="22"/>
              </w:rPr>
              <w:t>8 modules</w:t>
            </w:r>
          </w:p>
        </w:tc>
      </w:tr>
      <w:tr w:rsidRPr="00916B26" w:rsidR="00CC36F6" w14:paraId="016EE9E6" w14:textId="77777777">
        <w:tc>
          <w:tcPr>
            <w:tcW w:w="2808" w:type="dxa"/>
            <w:shd w:val="clear" w:color="auto" w:fill="E6E6E6"/>
            <w:vAlign w:val="center"/>
          </w:tcPr>
          <w:p w:rsidRPr="00916B26" w:rsidR="00CC36F6" w:rsidRDefault="007E5DB8" w14:paraId="3DF19119" w14:textId="77777777">
            <w:pPr>
              <w:rPr>
                <w:rFonts w:ascii="Arial Nova" w:hAnsi="Arial Nova" w:eastAsia="Arial Nova" w:cs="Arial Nova"/>
                <w:sz w:val="22"/>
                <w:szCs w:val="22"/>
              </w:rPr>
            </w:pPr>
            <w:r w:rsidRPr="00916B26">
              <w:rPr>
                <w:rFonts w:ascii="Arial Nova" w:hAnsi="Arial Nova" w:eastAsia="Arial Nova" w:cs="Arial Nova"/>
                <w:sz w:val="22"/>
                <w:szCs w:val="22"/>
              </w:rPr>
              <w:t>Approximate Hours</w:t>
            </w:r>
          </w:p>
        </w:tc>
        <w:tc>
          <w:tcPr>
            <w:tcW w:w="6120" w:type="dxa"/>
            <w:vAlign w:val="center"/>
          </w:tcPr>
          <w:p w:rsidRPr="00916B26" w:rsidR="00CC36F6" w:rsidRDefault="007E5DB8" w14:paraId="77583941" w14:textId="77777777">
            <w:pPr>
              <w:rPr>
                <w:rFonts w:ascii="Arial Nova" w:hAnsi="Arial Nova" w:eastAsia="Arial Nova" w:cs="Arial Nova"/>
                <w:sz w:val="22"/>
                <w:szCs w:val="22"/>
              </w:rPr>
            </w:pPr>
            <w:r w:rsidRPr="00916B26">
              <w:rPr>
                <w:rFonts w:ascii="Arial Nova" w:hAnsi="Arial Nova" w:eastAsia="Arial Nova" w:cs="Arial Nova"/>
                <w:sz w:val="22"/>
                <w:szCs w:val="22"/>
              </w:rPr>
              <w:t>Total hours: 27,5 hours</w:t>
            </w:r>
          </w:p>
          <w:p w:rsidRPr="00916B26" w:rsidR="00CC36F6" w:rsidRDefault="007E5DB8" w14:paraId="0E997644"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1: 2,5 hours</w:t>
            </w:r>
          </w:p>
          <w:p w:rsidRPr="00916B26" w:rsidR="00CC36F6" w:rsidRDefault="007E5DB8" w14:paraId="305AC7BA" w14:textId="77777777">
            <w:pPr>
              <w:ind w:left="709"/>
              <w:rPr>
                <w:rFonts w:ascii="Arial Nova" w:hAnsi="Arial Nova" w:eastAsia="Arial Nova" w:cs="Arial Nova"/>
                <w:sz w:val="22"/>
                <w:szCs w:val="22"/>
              </w:rPr>
            </w:pPr>
            <w:r w:rsidRPr="00916B26">
              <w:rPr>
                <w:rFonts w:ascii="Arial Nova" w:hAnsi="Arial Nova" w:eastAsia="Arial Nova" w:cs="Arial Nova"/>
                <w:b/>
                <w:sz w:val="22"/>
                <w:szCs w:val="22"/>
              </w:rPr>
              <w:t>Module 2: 2,5 hours</w:t>
            </w:r>
          </w:p>
          <w:p w:rsidRPr="00916B26" w:rsidR="00CC36F6" w:rsidRDefault="007E5DB8" w14:paraId="25ACE6D1"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3: 4 hours</w:t>
            </w:r>
          </w:p>
          <w:p w:rsidRPr="00916B26" w:rsidR="00CC36F6" w:rsidRDefault="007E5DB8" w14:paraId="751F94E6"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4: 1,5 hours</w:t>
            </w:r>
          </w:p>
          <w:p w:rsidRPr="00916B26" w:rsidR="00CC36F6" w:rsidRDefault="007E5DB8" w14:paraId="57A02581"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5: 8 hours</w:t>
            </w:r>
          </w:p>
          <w:p w:rsidRPr="00916B26" w:rsidR="00CC36F6" w:rsidRDefault="007E5DB8" w14:paraId="35CB99B6"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6: 2,5 hours</w:t>
            </w:r>
          </w:p>
          <w:p w:rsidRPr="00916B26" w:rsidR="00CC36F6" w:rsidRDefault="007E5DB8" w14:paraId="5ED49868"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7: 1,5 hours</w:t>
            </w:r>
          </w:p>
          <w:p w:rsidRPr="00916B26" w:rsidR="00CC36F6" w:rsidRDefault="007E5DB8" w14:paraId="1CE7BDF4" w14:textId="77777777">
            <w:pPr>
              <w:ind w:left="709"/>
              <w:rPr>
                <w:rFonts w:ascii="Arial Nova" w:hAnsi="Arial Nova" w:eastAsia="Arial Nova" w:cs="Arial Nova"/>
                <w:sz w:val="22"/>
                <w:szCs w:val="22"/>
              </w:rPr>
            </w:pPr>
            <w:r w:rsidRPr="00916B26">
              <w:rPr>
                <w:rFonts w:ascii="Arial Nova" w:hAnsi="Arial Nova" w:eastAsia="Arial Nova" w:cs="Arial Nova"/>
                <w:sz w:val="22"/>
                <w:szCs w:val="22"/>
              </w:rPr>
              <w:t>Module 8: 5 hours</w:t>
            </w:r>
          </w:p>
        </w:tc>
      </w:tr>
      <w:tr w:rsidRPr="00916B26" w:rsidR="00CC36F6" w14:paraId="507FDFF8" w14:textId="77777777">
        <w:tc>
          <w:tcPr>
            <w:tcW w:w="2808" w:type="dxa"/>
            <w:shd w:val="clear" w:color="auto" w:fill="E6E6E6"/>
            <w:vAlign w:val="center"/>
          </w:tcPr>
          <w:p w:rsidRPr="00916B26" w:rsidR="00CC36F6" w:rsidRDefault="007E5DB8" w14:paraId="170FCF22" w14:textId="77777777">
            <w:pPr>
              <w:rPr>
                <w:rFonts w:ascii="Arial Nova" w:hAnsi="Arial Nova" w:eastAsia="Arial Nova" w:cs="Arial Nova"/>
                <w:sz w:val="22"/>
                <w:szCs w:val="22"/>
              </w:rPr>
            </w:pPr>
            <w:r w:rsidRPr="00916B26">
              <w:rPr>
                <w:rFonts w:ascii="Arial Nova" w:hAnsi="Arial Nova" w:eastAsia="Arial Nova" w:cs="Arial Nova"/>
                <w:sz w:val="22"/>
                <w:szCs w:val="22"/>
              </w:rPr>
              <w:t>Total number of pages to produce approximately</w:t>
            </w:r>
          </w:p>
        </w:tc>
        <w:tc>
          <w:tcPr>
            <w:tcW w:w="6120" w:type="dxa"/>
            <w:vAlign w:val="center"/>
          </w:tcPr>
          <w:p w:rsidRPr="00916B26" w:rsidR="00CC36F6" w:rsidRDefault="007E5DB8" w14:paraId="548A1621" w14:textId="77777777">
            <w:pPr>
              <w:rPr>
                <w:rFonts w:ascii="Arial Nova" w:hAnsi="Arial Nova" w:eastAsia="Arial Nova" w:cs="Arial Nova"/>
                <w:sz w:val="22"/>
                <w:szCs w:val="22"/>
              </w:rPr>
            </w:pPr>
            <w:r w:rsidRPr="00916B26">
              <w:rPr>
                <w:rFonts w:ascii="Arial Nova" w:hAnsi="Arial Nova" w:eastAsia="Arial Nova" w:cs="Arial Nova"/>
                <w:b/>
                <w:sz w:val="22"/>
                <w:szCs w:val="22"/>
              </w:rPr>
              <w:t xml:space="preserve">Module 2: </w:t>
            </w:r>
            <w:proofErr w:type="gramStart"/>
            <w:r w:rsidRPr="00916B26">
              <w:rPr>
                <w:rFonts w:ascii="Arial Nova" w:hAnsi="Arial Nova" w:eastAsia="Arial Nova" w:cs="Arial Nova"/>
                <w:b/>
                <w:sz w:val="22"/>
                <w:szCs w:val="22"/>
              </w:rPr>
              <w:t>12,5 word</w:t>
            </w:r>
            <w:proofErr w:type="gramEnd"/>
            <w:r w:rsidRPr="00916B26">
              <w:rPr>
                <w:rFonts w:ascii="Arial Nova" w:hAnsi="Arial Nova" w:eastAsia="Arial Nova" w:cs="Arial Nova"/>
                <w:b/>
                <w:sz w:val="22"/>
                <w:szCs w:val="22"/>
              </w:rPr>
              <w:t xml:space="preserve"> pages (not counting final evaluation,</w:t>
            </w:r>
            <w:r w:rsidRPr="00916B26">
              <w:rPr>
                <w:sz w:val="22"/>
                <w:szCs w:val="22"/>
              </w:rPr>
              <w:t xml:space="preserve"> </w:t>
            </w:r>
            <w:r w:rsidRPr="00916B26">
              <w:rPr>
                <w:rFonts w:ascii="Arial Nova" w:hAnsi="Arial Nova" w:eastAsia="Arial Nova" w:cs="Arial Nova"/>
                <w:b/>
                <w:sz w:val="22"/>
                <w:szCs w:val="22"/>
              </w:rPr>
              <w:t>glossary and Bibliography)</w:t>
            </w:r>
          </w:p>
        </w:tc>
      </w:tr>
      <w:tr w:rsidRPr="00916B26" w:rsidR="00CC36F6" w14:paraId="2FAB226B" w14:textId="77777777">
        <w:tc>
          <w:tcPr>
            <w:tcW w:w="2808" w:type="dxa"/>
            <w:shd w:val="clear" w:color="auto" w:fill="E6E6E6"/>
            <w:vAlign w:val="center"/>
          </w:tcPr>
          <w:p w:rsidRPr="00916B26" w:rsidR="00CC36F6" w:rsidRDefault="007E5DB8" w14:paraId="54C00582" w14:textId="77777777">
            <w:pPr>
              <w:rPr>
                <w:rFonts w:ascii="Arial Nova" w:hAnsi="Arial Nova" w:eastAsia="Arial Nova" w:cs="Arial Nova"/>
                <w:sz w:val="22"/>
                <w:szCs w:val="22"/>
              </w:rPr>
            </w:pPr>
            <w:r w:rsidRPr="00916B26">
              <w:rPr>
                <w:rFonts w:ascii="Arial Nova" w:hAnsi="Arial Nova" w:eastAsia="Arial Nova" w:cs="Arial Nova"/>
                <w:sz w:val="22"/>
                <w:szCs w:val="22"/>
              </w:rPr>
              <w:t>Number of characters per page</w:t>
            </w:r>
          </w:p>
        </w:tc>
        <w:tc>
          <w:tcPr>
            <w:tcW w:w="6120" w:type="dxa"/>
            <w:vAlign w:val="center"/>
          </w:tcPr>
          <w:p w:rsidRPr="00916B26" w:rsidR="00CC36F6" w:rsidRDefault="007E5DB8" w14:paraId="65A032F4" w14:textId="77777777">
            <w:pPr>
              <w:rPr>
                <w:rFonts w:ascii="Arial Nova" w:hAnsi="Arial Nova" w:eastAsia="Arial Nova" w:cs="Arial Nova"/>
                <w:sz w:val="22"/>
                <w:szCs w:val="22"/>
              </w:rPr>
            </w:pPr>
            <w:proofErr w:type="gramStart"/>
            <w:r w:rsidRPr="00916B26">
              <w:rPr>
                <w:rFonts w:ascii="Arial Nova" w:hAnsi="Arial Nova" w:eastAsia="Arial Nova" w:cs="Arial Nova"/>
                <w:sz w:val="22"/>
                <w:szCs w:val="22"/>
              </w:rPr>
              <w:t>Five word</w:t>
            </w:r>
            <w:proofErr w:type="gramEnd"/>
            <w:r w:rsidRPr="00916B26">
              <w:rPr>
                <w:rFonts w:ascii="Arial Nova" w:hAnsi="Arial Nova" w:eastAsia="Arial Nova" w:cs="Arial Nova"/>
                <w:sz w:val="22"/>
                <w:szCs w:val="22"/>
              </w:rPr>
              <w:t xml:space="preserve"> pages of text correspond to one hour of online training.</w:t>
            </w:r>
          </w:p>
          <w:p w:rsidRPr="00916B26" w:rsidR="00CC36F6" w:rsidRDefault="007E5DB8" w14:paraId="4DCF959A" w14:textId="77777777">
            <w:pPr>
              <w:rPr>
                <w:rFonts w:ascii="Arial Nova" w:hAnsi="Arial Nova" w:eastAsia="Arial Nova" w:cs="Arial Nova"/>
                <w:sz w:val="22"/>
                <w:szCs w:val="22"/>
              </w:rPr>
            </w:pPr>
            <w:r w:rsidRPr="00916B26">
              <w:rPr>
                <w:rFonts w:ascii="Arial Nova" w:hAnsi="Arial Nova" w:eastAsia="Arial Nova" w:cs="Arial Nova"/>
                <w:sz w:val="22"/>
                <w:szCs w:val="22"/>
              </w:rPr>
              <w:t>Each page will be of 2,100 characters in Arial 10, 1.5 line spacing.</w:t>
            </w:r>
          </w:p>
        </w:tc>
      </w:tr>
      <w:tr w:rsidRPr="00916B26" w:rsidR="00CC36F6" w14:paraId="63D6A2A6" w14:textId="77777777">
        <w:tc>
          <w:tcPr>
            <w:tcW w:w="2808" w:type="dxa"/>
            <w:shd w:val="clear" w:color="auto" w:fill="E6E6E6"/>
            <w:vAlign w:val="center"/>
          </w:tcPr>
          <w:p w:rsidRPr="00916B26" w:rsidR="00CC36F6" w:rsidRDefault="007E5DB8" w14:paraId="535424CF" w14:textId="77777777">
            <w:pPr>
              <w:rPr>
                <w:rFonts w:ascii="Arial Nova" w:hAnsi="Arial Nova" w:eastAsia="Arial Nova" w:cs="Arial Nova"/>
                <w:sz w:val="22"/>
                <w:szCs w:val="22"/>
              </w:rPr>
            </w:pPr>
            <w:r w:rsidRPr="00916B26">
              <w:rPr>
                <w:rFonts w:ascii="Arial Nova" w:hAnsi="Arial Nova" w:eastAsia="Arial Nova" w:cs="Arial Nova"/>
                <w:sz w:val="22"/>
                <w:szCs w:val="22"/>
              </w:rPr>
              <w:t>Delivery Date</w:t>
            </w:r>
          </w:p>
        </w:tc>
        <w:tc>
          <w:tcPr>
            <w:tcW w:w="6120" w:type="dxa"/>
            <w:vAlign w:val="center"/>
          </w:tcPr>
          <w:p w:rsidRPr="00916B26" w:rsidR="00CC36F6" w:rsidRDefault="00CC36F6" w14:paraId="5E14ED0B" w14:textId="77777777">
            <w:pPr>
              <w:rPr>
                <w:rFonts w:ascii="Arial Nova" w:hAnsi="Arial Nova" w:eastAsia="Arial Nova" w:cs="Arial Nova"/>
                <w:sz w:val="22"/>
                <w:szCs w:val="22"/>
              </w:rPr>
            </w:pPr>
          </w:p>
        </w:tc>
      </w:tr>
      <w:tr w:rsidRPr="00916B26" w:rsidR="00CC36F6" w14:paraId="21347258" w14:textId="77777777">
        <w:tc>
          <w:tcPr>
            <w:tcW w:w="2808" w:type="dxa"/>
            <w:shd w:val="clear" w:color="auto" w:fill="E6E6E6"/>
            <w:vAlign w:val="center"/>
          </w:tcPr>
          <w:p w:rsidRPr="00916B26" w:rsidR="00CC36F6" w:rsidRDefault="007E5DB8" w14:paraId="3C2AAA79" w14:textId="77777777">
            <w:pPr>
              <w:rPr>
                <w:rFonts w:ascii="Arial Nova" w:hAnsi="Arial Nova" w:eastAsia="Arial Nova" w:cs="Arial Nova"/>
                <w:sz w:val="22"/>
                <w:szCs w:val="22"/>
              </w:rPr>
            </w:pPr>
            <w:r w:rsidRPr="00916B26">
              <w:rPr>
                <w:rFonts w:ascii="Arial Nova" w:hAnsi="Arial Nova" w:eastAsia="Arial Nova" w:cs="Arial Nova"/>
                <w:sz w:val="22"/>
                <w:szCs w:val="22"/>
              </w:rPr>
              <w:t>Language</w:t>
            </w:r>
          </w:p>
        </w:tc>
        <w:tc>
          <w:tcPr>
            <w:tcW w:w="6120" w:type="dxa"/>
            <w:vAlign w:val="center"/>
          </w:tcPr>
          <w:p w:rsidRPr="00916B26" w:rsidR="00CC36F6" w:rsidRDefault="007E5DB8" w14:paraId="4BDABA93" w14:textId="77777777">
            <w:pPr>
              <w:rPr>
                <w:rFonts w:ascii="Arial Nova" w:hAnsi="Arial Nova" w:eastAsia="Arial Nova" w:cs="Arial Nova"/>
                <w:sz w:val="22"/>
                <w:szCs w:val="22"/>
              </w:rPr>
            </w:pPr>
            <w:r w:rsidRPr="00916B26">
              <w:rPr>
                <w:rFonts w:ascii="Arial Nova" w:hAnsi="Arial Nova" w:eastAsia="Arial Nova" w:cs="Arial Nova"/>
                <w:sz w:val="22"/>
                <w:szCs w:val="22"/>
              </w:rPr>
              <w:t>Preferably English</w:t>
            </w:r>
          </w:p>
        </w:tc>
      </w:tr>
    </w:tbl>
    <w:p w:rsidRPr="00916B26" w:rsidR="00CC36F6" w:rsidRDefault="00CC36F6" w14:paraId="741364BF" w14:textId="77777777">
      <w:pPr>
        <w:rPr>
          <w:rFonts w:ascii="Arial Nova" w:hAnsi="Arial Nova" w:eastAsia="Arial Nova" w:cs="Arial Nova"/>
          <w:sz w:val="22"/>
          <w:szCs w:val="22"/>
        </w:rPr>
      </w:pPr>
    </w:p>
    <w:p w:rsidRPr="00916B26" w:rsidR="00CC36F6" w:rsidRDefault="00CC36F6" w14:paraId="270CD7DE" w14:textId="77777777">
      <w:pPr>
        <w:rPr>
          <w:rFonts w:ascii="Arial Nova" w:hAnsi="Arial Nova" w:eastAsia="Arial Nova" w:cs="Arial Nova"/>
          <w:color w:val="57A519"/>
          <w:sz w:val="28"/>
          <w:szCs w:val="28"/>
          <w:u w:val="single"/>
        </w:rPr>
      </w:pPr>
    </w:p>
    <w:p w:rsidRPr="00916B26" w:rsidR="00CC36F6" w:rsidRDefault="00CC36F6" w14:paraId="32C22974" w14:textId="77777777">
      <w:pPr>
        <w:rPr>
          <w:rFonts w:ascii="Arial Nova" w:hAnsi="Arial Nova" w:eastAsia="Arial Nova" w:cs="Arial Nova"/>
          <w:color w:val="57A519"/>
          <w:sz w:val="28"/>
          <w:szCs w:val="28"/>
          <w:u w:val="single"/>
        </w:rPr>
      </w:pPr>
    </w:p>
    <w:p w:rsidRPr="00916B26" w:rsidR="00CC36F6" w:rsidRDefault="00CC36F6" w14:paraId="5DBD1DC2" w14:textId="77777777">
      <w:pPr>
        <w:rPr>
          <w:rFonts w:ascii="Arial Nova" w:hAnsi="Arial Nova" w:eastAsia="Arial Nova" w:cs="Arial Nova"/>
          <w:color w:val="57A519"/>
          <w:sz w:val="28"/>
          <w:szCs w:val="28"/>
          <w:u w:val="single"/>
        </w:rPr>
      </w:pPr>
    </w:p>
    <w:p w:rsidRPr="00916B26" w:rsidR="00CC36F6" w:rsidRDefault="00CC36F6" w14:paraId="3B2B746B" w14:textId="77777777">
      <w:pPr>
        <w:rPr>
          <w:rFonts w:ascii="Arial Nova" w:hAnsi="Arial Nova" w:eastAsia="Arial Nova" w:cs="Arial Nova"/>
          <w:color w:val="57A519"/>
          <w:sz w:val="28"/>
          <w:szCs w:val="28"/>
          <w:u w:val="single"/>
        </w:rPr>
      </w:pPr>
    </w:p>
    <w:p w:rsidRPr="00916B26" w:rsidR="00CC36F6" w:rsidRDefault="00CC36F6" w14:paraId="0D1DF7A7" w14:textId="77777777">
      <w:pPr>
        <w:rPr>
          <w:rFonts w:ascii="Arial Nova" w:hAnsi="Arial Nova" w:eastAsia="Arial Nova" w:cs="Arial Nova"/>
          <w:color w:val="57A519"/>
          <w:sz w:val="28"/>
          <w:szCs w:val="28"/>
          <w:u w:val="single"/>
        </w:rPr>
      </w:pPr>
    </w:p>
    <w:p w:rsidRPr="00916B26" w:rsidR="00CC36F6" w:rsidRDefault="00CC36F6" w14:paraId="51B27FC8" w14:textId="77777777">
      <w:pPr>
        <w:rPr>
          <w:rFonts w:ascii="Arial Nova" w:hAnsi="Arial Nova" w:eastAsia="Arial Nova" w:cs="Arial Nova"/>
          <w:color w:val="57A519"/>
          <w:sz w:val="28"/>
          <w:szCs w:val="28"/>
          <w:u w:val="single"/>
        </w:rPr>
      </w:pPr>
    </w:p>
    <w:p w:rsidRPr="00916B26" w:rsidR="00CC36F6" w:rsidRDefault="00CC36F6" w14:paraId="47DD0BC0" w14:textId="77777777">
      <w:pPr>
        <w:rPr>
          <w:rFonts w:ascii="Arial Nova" w:hAnsi="Arial Nova" w:eastAsia="Arial Nova" w:cs="Arial Nova"/>
          <w:color w:val="57A519"/>
          <w:sz w:val="28"/>
          <w:szCs w:val="28"/>
          <w:u w:val="single"/>
        </w:rPr>
      </w:pPr>
    </w:p>
    <w:p w:rsidRPr="00916B26" w:rsidR="00CC36F6" w:rsidRDefault="00CC36F6" w14:paraId="06189467" w14:textId="77777777">
      <w:pPr>
        <w:rPr>
          <w:rFonts w:ascii="Arial Nova" w:hAnsi="Arial Nova" w:eastAsia="Arial Nova" w:cs="Arial Nova"/>
          <w:color w:val="57A519"/>
          <w:sz w:val="28"/>
          <w:szCs w:val="28"/>
          <w:u w:val="single"/>
        </w:rPr>
      </w:pPr>
    </w:p>
    <w:p w:rsidRPr="00916B26" w:rsidR="007E5DB8" w:rsidRDefault="007E5DB8" w14:paraId="7801EA1D" w14:textId="77777777">
      <w:pPr>
        <w:rPr>
          <w:rFonts w:ascii="Arial Nova" w:hAnsi="Arial Nova" w:eastAsia="Arial Nova" w:cs="Arial Nova"/>
          <w:color w:val="57A519"/>
          <w:sz w:val="28"/>
          <w:szCs w:val="28"/>
          <w:u w:val="single"/>
        </w:rPr>
      </w:pPr>
      <w:r w:rsidRPr="00916B26">
        <w:rPr>
          <w:rFonts w:ascii="Arial Nova" w:hAnsi="Arial Nova" w:eastAsia="Arial Nova" w:cs="Arial Nova"/>
          <w:color w:val="57A519"/>
          <w:sz w:val="28"/>
          <w:szCs w:val="28"/>
          <w:u w:val="single"/>
        </w:rPr>
        <w:br w:type="page"/>
      </w:r>
    </w:p>
    <w:p w:rsidRPr="00916B26" w:rsidR="00CC36F6" w:rsidRDefault="00CC36F6" w14:paraId="7C7F4B4D" w14:textId="77777777">
      <w:pPr>
        <w:rPr>
          <w:rFonts w:ascii="Arial Nova" w:hAnsi="Arial Nova" w:eastAsia="Arial Nova" w:cs="Arial Nova"/>
          <w:color w:val="57A519"/>
          <w:sz w:val="28"/>
          <w:szCs w:val="28"/>
          <w:u w:val="single"/>
        </w:rPr>
      </w:pPr>
    </w:p>
    <w:p w:rsidRPr="00916B26" w:rsidR="00CC36F6" w:rsidRDefault="00CC36F6" w14:paraId="3A78B10C" w14:textId="77777777">
      <w:pPr>
        <w:rPr>
          <w:rFonts w:ascii="Arial Nova" w:hAnsi="Arial Nova" w:eastAsia="Arial Nova" w:cs="Arial Nova"/>
          <w:color w:val="57A519"/>
          <w:sz w:val="28"/>
          <w:szCs w:val="28"/>
          <w:u w:val="single"/>
        </w:rPr>
      </w:pPr>
    </w:p>
    <w:p w:rsidRPr="00916B26" w:rsidR="00CC36F6" w:rsidRDefault="007E5DB8" w14:paraId="432CFEBD" w14:textId="77777777">
      <w:pPr>
        <w:pStyle w:val="Title"/>
      </w:pPr>
      <w:r w:rsidRPr="00916B26">
        <w:t>BIOGRAPHICAL SKETCH OF THE AUTOR</w:t>
      </w:r>
    </w:p>
    <w:p w:rsidRPr="00916B26" w:rsidR="00CC36F6" w:rsidRDefault="00CC36F6" w14:paraId="30356949" w14:textId="77777777">
      <w:pPr>
        <w:rPr>
          <w:rFonts w:ascii="Arial Nova" w:hAnsi="Arial Nova" w:eastAsia="Arial Nova" w:cs="Arial Nova"/>
          <w:color w:val="57A519"/>
          <w:sz w:val="28"/>
          <w:szCs w:val="28"/>
          <w:u w:val="single"/>
        </w:rPr>
      </w:pPr>
    </w:p>
    <w:p w:rsidRPr="003161F5" w:rsidR="00CC36F6" w:rsidRDefault="007E5DB8" w14:paraId="0C14DA15" w14:textId="77777777">
      <w:pPr>
        <w:spacing w:before="120" w:after="120"/>
        <w:jc w:val="both"/>
        <w:rPr>
          <w:rFonts w:ascii="Arial" w:hAnsi="Arial" w:eastAsia="Trebuchet MS" w:cs="Arial"/>
        </w:rPr>
      </w:pPr>
      <w:r w:rsidRPr="003161F5">
        <w:rPr>
          <w:rFonts w:ascii="Arial" w:hAnsi="Arial" w:eastAsia="Trebuchet MS" w:cs="Arial"/>
        </w:rPr>
        <w:t xml:space="preserve">Paula </w:t>
      </w:r>
      <w:proofErr w:type="spellStart"/>
      <w:r w:rsidRPr="003161F5">
        <w:rPr>
          <w:rFonts w:ascii="Arial" w:hAnsi="Arial" w:eastAsia="Trebuchet MS" w:cs="Arial"/>
        </w:rPr>
        <w:t>Peremiquel-Trillas</w:t>
      </w:r>
      <w:proofErr w:type="spellEnd"/>
      <w:r w:rsidRPr="003161F5">
        <w:rPr>
          <w:rFonts w:ascii="Arial" w:hAnsi="Arial" w:eastAsia="Trebuchet MS" w:cs="Arial"/>
        </w:rPr>
        <w:t xml:space="preserve"> holds a medical degree (Autonomous University of Barcelona, 2014) and a </w:t>
      </w:r>
      <w:proofErr w:type="gramStart"/>
      <w:r w:rsidRPr="003161F5">
        <w:rPr>
          <w:rFonts w:ascii="Arial" w:hAnsi="Arial" w:eastAsia="Trebuchet MS" w:cs="Arial"/>
        </w:rPr>
        <w:t>Master degree in Public Health</w:t>
      </w:r>
      <w:proofErr w:type="gramEnd"/>
      <w:r w:rsidRPr="003161F5">
        <w:rPr>
          <w:rFonts w:ascii="Arial" w:hAnsi="Arial" w:eastAsia="Trebuchet MS" w:cs="Arial"/>
        </w:rPr>
        <w:t xml:space="preserve"> (</w:t>
      </w:r>
      <w:proofErr w:type="spellStart"/>
      <w:r w:rsidRPr="003161F5">
        <w:rPr>
          <w:rFonts w:ascii="Arial" w:hAnsi="Arial" w:eastAsia="Trebuchet MS" w:cs="Arial"/>
        </w:rPr>
        <w:t>Pompeu</w:t>
      </w:r>
      <w:proofErr w:type="spellEnd"/>
      <w:r w:rsidRPr="003161F5">
        <w:rPr>
          <w:rFonts w:ascii="Arial" w:hAnsi="Arial" w:eastAsia="Trebuchet MS" w:cs="Arial"/>
        </w:rPr>
        <w:t xml:space="preserve"> </w:t>
      </w:r>
      <w:proofErr w:type="spellStart"/>
      <w:r w:rsidRPr="003161F5">
        <w:rPr>
          <w:rFonts w:ascii="Arial" w:hAnsi="Arial" w:eastAsia="Trebuchet MS" w:cs="Arial"/>
        </w:rPr>
        <w:t>Fabra</w:t>
      </w:r>
      <w:proofErr w:type="spellEnd"/>
      <w:r w:rsidRPr="003161F5">
        <w:rPr>
          <w:rFonts w:ascii="Arial" w:hAnsi="Arial" w:eastAsia="Trebuchet MS" w:cs="Arial"/>
        </w:rPr>
        <w:t xml:space="preserve"> University, 2017). She is specialized in Preventive Medicine and Public Health (</w:t>
      </w:r>
      <w:proofErr w:type="spellStart"/>
      <w:r w:rsidRPr="003161F5">
        <w:rPr>
          <w:rFonts w:ascii="Arial" w:hAnsi="Arial" w:eastAsia="Trebuchet MS" w:cs="Arial"/>
        </w:rPr>
        <w:t>Vall</w:t>
      </w:r>
      <w:proofErr w:type="spellEnd"/>
      <w:r w:rsidRPr="003161F5">
        <w:rPr>
          <w:rFonts w:ascii="Arial" w:hAnsi="Arial" w:eastAsia="Trebuchet MS" w:cs="Arial"/>
        </w:rPr>
        <w:t xml:space="preserve"> </w:t>
      </w:r>
      <w:proofErr w:type="spellStart"/>
      <w:r w:rsidRPr="003161F5">
        <w:rPr>
          <w:rFonts w:ascii="Arial" w:hAnsi="Arial" w:eastAsia="Trebuchet MS" w:cs="Arial"/>
        </w:rPr>
        <w:t>d’Hebron</w:t>
      </w:r>
      <w:proofErr w:type="spellEnd"/>
      <w:r w:rsidRPr="003161F5">
        <w:rPr>
          <w:rFonts w:ascii="Arial" w:hAnsi="Arial" w:eastAsia="Trebuchet MS" w:cs="Arial"/>
        </w:rPr>
        <w:t xml:space="preserve"> University Hospital, 2019). During her specialization training she has done internships in the World Health Organization and in the Catalan Institute of Oncology (ICO) and she has been involved in different research projects in the field of vaccinology, virology, cancer epidemiology and community health. In May 2019, she joined the Cancer Epidemiology Research Program (CERP) at ICO as epidemiologist working on the </w:t>
      </w:r>
      <w:proofErr w:type="spellStart"/>
      <w:r w:rsidRPr="003161F5">
        <w:rPr>
          <w:rFonts w:ascii="Arial" w:hAnsi="Arial" w:eastAsia="Trebuchet MS" w:cs="Arial"/>
        </w:rPr>
        <w:t>Screenwide</w:t>
      </w:r>
      <w:proofErr w:type="spellEnd"/>
      <w:r w:rsidRPr="003161F5">
        <w:rPr>
          <w:rFonts w:ascii="Arial" w:hAnsi="Arial" w:eastAsia="Trebuchet MS" w:cs="Arial"/>
        </w:rPr>
        <w:t xml:space="preserve"> Project while working on her PhD. Since 2020 she is also a </w:t>
      </w:r>
      <w:commentRangeStart w:id="3"/>
      <w:r w:rsidRPr="003161F5">
        <w:rPr>
          <w:rFonts w:ascii="Arial" w:hAnsi="Arial" w:eastAsia="Trebuchet MS" w:cs="Arial"/>
        </w:rPr>
        <w:t>sub</w:t>
      </w:r>
      <w:commentRangeEnd w:id="3"/>
      <w:r w:rsidR="004B6114">
        <w:rPr>
          <w:rStyle w:val="CommentReference"/>
        </w:rPr>
        <w:commentReference w:id="3"/>
      </w:r>
      <w:r w:rsidRPr="003161F5">
        <w:rPr>
          <w:rFonts w:ascii="Arial" w:hAnsi="Arial" w:eastAsia="Trebuchet MS" w:cs="Arial"/>
        </w:rPr>
        <w:t xml:space="preserve"> investigator in the randomized clinical trial evaluating the efficacy, </w:t>
      </w:r>
      <w:proofErr w:type="gramStart"/>
      <w:r w:rsidRPr="003161F5">
        <w:rPr>
          <w:rFonts w:ascii="Arial" w:hAnsi="Arial" w:eastAsia="Trebuchet MS" w:cs="Arial"/>
        </w:rPr>
        <w:t>immunogenicity</w:t>
      </w:r>
      <w:proofErr w:type="gramEnd"/>
      <w:r w:rsidRPr="003161F5">
        <w:rPr>
          <w:rFonts w:ascii="Arial" w:hAnsi="Arial" w:eastAsia="Trebuchet MS" w:cs="Arial"/>
        </w:rPr>
        <w:t xml:space="preserve"> and safety of 9v-HPV vaccine versus placebo in preventing persistent oral infection in adult men.</w:t>
      </w:r>
    </w:p>
    <w:p w:rsidR="003161F5" w:rsidP="003161F5" w:rsidRDefault="003161F5" w14:paraId="16FF12D3" w14:textId="77777777">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Laura Costas is a medical doctor (</w:t>
      </w:r>
      <w:r w:rsidRPr="003161F5">
        <w:rPr>
          <w:rFonts w:ascii="Arial" w:hAnsi="Arial" w:eastAsia="Trebuchet MS" w:cs="Arial"/>
        </w:rPr>
        <w:t>Autonomous University of Barcelona</w:t>
      </w:r>
      <w:r>
        <w:rPr>
          <w:rFonts w:ascii="Helvetica" w:hAnsi="Helvetica" w:cs="Helvetica"/>
          <w:color w:val="333333"/>
          <w:sz w:val="21"/>
          <w:szCs w:val="21"/>
          <w:shd w:val="clear" w:color="auto" w:fill="FFFFFF"/>
        </w:rPr>
        <w:t xml:space="preserve"> – 2005) and holds a Master of Public Health (</w:t>
      </w:r>
      <w:proofErr w:type="spellStart"/>
      <w:r w:rsidRPr="003161F5">
        <w:rPr>
          <w:rFonts w:ascii="Arial" w:hAnsi="Arial" w:eastAsia="Trebuchet MS" w:cs="Arial"/>
        </w:rPr>
        <w:t>Pompeu</w:t>
      </w:r>
      <w:proofErr w:type="spellEnd"/>
      <w:r w:rsidRPr="003161F5">
        <w:rPr>
          <w:rFonts w:ascii="Arial" w:hAnsi="Arial" w:eastAsia="Trebuchet MS" w:cs="Arial"/>
        </w:rPr>
        <w:t xml:space="preserve"> </w:t>
      </w:r>
      <w:proofErr w:type="spellStart"/>
      <w:r w:rsidRPr="003161F5">
        <w:rPr>
          <w:rFonts w:ascii="Arial" w:hAnsi="Arial" w:eastAsia="Trebuchet MS" w:cs="Arial"/>
        </w:rPr>
        <w:t>Fabra</w:t>
      </w:r>
      <w:proofErr w:type="spellEnd"/>
      <w:r w:rsidRPr="003161F5">
        <w:rPr>
          <w:rFonts w:ascii="Arial" w:hAnsi="Arial" w:eastAsia="Trebuchet MS" w:cs="Arial"/>
        </w:rPr>
        <w:t xml:space="preserve"> University</w:t>
      </w:r>
      <w:r>
        <w:rPr>
          <w:rFonts w:ascii="Helvetica" w:hAnsi="Helvetica" w:cs="Helvetica"/>
          <w:color w:val="333333"/>
          <w:sz w:val="21"/>
          <w:szCs w:val="21"/>
          <w:shd w:val="clear" w:color="auto" w:fill="FFFFFF"/>
        </w:rPr>
        <w:t xml:space="preserve">, 2006). In 2010, she obtained the Emili </w:t>
      </w:r>
      <w:proofErr w:type="spellStart"/>
      <w:r>
        <w:rPr>
          <w:rFonts w:ascii="Helvetica" w:hAnsi="Helvetica" w:cs="Helvetica"/>
          <w:color w:val="333333"/>
          <w:sz w:val="21"/>
          <w:szCs w:val="21"/>
          <w:shd w:val="clear" w:color="auto" w:fill="FFFFFF"/>
        </w:rPr>
        <w:t>Letang</w:t>
      </w:r>
      <w:proofErr w:type="spellEnd"/>
      <w:r>
        <w:rPr>
          <w:rFonts w:ascii="Helvetica" w:hAnsi="Helvetica" w:cs="Helvetica"/>
          <w:color w:val="333333"/>
          <w:sz w:val="21"/>
          <w:szCs w:val="21"/>
          <w:shd w:val="clear" w:color="auto" w:fill="FFFFFF"/>
        </w:rPr>
        <w:t xml:space="preserve"> End-of-Residency award from the Clinic Hospital in Barcelona, after her training in preventive medicine and public health.  She holds a PhD in medicine from the University of Barcelona at IDIBELL (2012-2016). In her PhD, she studied the role of reproductive factors, hormone use and endocrine disruptors in the </w:t>
      </w:r>
      <w:proofErr w:type="spellStart"/>
      <w:r>
        <w:rPr>
          <w:rFonts w:ascii="Helvetica" w:hAnsi="Helvetica" w:cs="Helvetica"/>
          <w:color w:val="333333"/>
          <w:sz w:val="21"/>
          <w:szCs w:val="21"/>
          <w:shd w:val="clear" w:color="auto" w:fill="FFFFFF"/>
        </w:rPr>
        <w:t>etiology</w:t>
      </w:r>
      <w:proofErr w:type="spellEnd"/>
      <w:r>
        <w:rPr>
          <w:rFonts w:ascii="Helvetica" w:hAnsi="Helvetica" w:cs="Helvetica"/>
          <w:color w:val="333333"/>
          <w:sz w:val="21"/>
          <w:szCs w:val="21"/>
          <w:shd w:val="clear" w:color="auto" w:fill="FFFFFF"/>
        </w:rPr>
        <w:t xml:space="preserve"> of lymphoid neoplasms, under a Rio </w:t>
      </w:r>
      <w:proofErr w:type="spellStart"/>
      <w:r>
        <w:rPr>
          <w:rFonts w:ascii="Helvetica" w:hAnsi="Helvetica" w:cs="Helvetica"/>
          <w:color w:val="333333"/>
          <w:sz w:val="21"/>
          <w:szCs w:val="21"/>
          <w:shd w:val="clear" w:color="auto" w:fill="FFFFFF"/>
        </w:rPr>
        <w:t>Hortega</w:t>
      </w:r>
      <w:proofErr w:type="spellEnd"/>
      <w:r>
        <w:rPr>
          <w:rFonts w:ascii="Helvetica" w:hAnsi="Helvetica" w:cs="Helvetica"/>
          <w:color w:val="333333"/>
          <w:sz w:val="21"/>
          <w:szCs w:val="21"/>
          <w:shd w:val="clear" w:color="auto" w:fill="FFFFFF"/>
        </w:rPr>
        <w:t xml:space="preserve"> grant. In 2012, she spent a year at the McGill University in Montreal (Canada) and got a valuable experience on the quantitative analyses of biases in epidemiologic studies. In 2016, she performed a research stay at the Genomic Cancer Susceptibility group at the International Agency for Research on Cancer (IARC), in Lyon, France. In 2016 she joined the Catalan Institute of Oncology serving as a researcher for a project on early detection of endometrial and ovarian cancer based on the genomic exploitation of minimally invasive sampling methods, such as cervical </w:t>
      </w:r>
      <w:proofErr w:type="spellStart"/>
      <w:r>
        <w:rPr>
          <w:rFonts w:ascii="Helvetica" w:hAnsi="Helvetica" w:cs="Helvetica"/>
          <w:color w:val="333333"/>
          <w:sz w:val="21"/>
          <w:szCs w:val="21"/>
          <w:shd w:val="clear" w:color="auto" w:fill="FFFFFF"/>
        </w:rPr>
        <w:t>cytologies</w:t>
      </w:r>
      <w:proofErr w:type="spellEnd"/>
      <w:r>
        <w:rPr>
          <w:rFonts w:ascii="Helvetica" w:hAnsi="Helvetica" w:cs="Helvetica"/>
          <w:color w:val="333333"/>
          <w:sz w:val="21"/>
          <w:szCs w:val="21"/>
          <w:shd w:val="clear" w:color="auto" w:fill="FFFFFF"/>
        </w:rPr>
        <w:t xml:space="preserve"> and vaginal self-samples.</w:t>
      </w:r>
    </w:p>
    <w:p w:rsidR="003161F5" w:rsidP="003161F5" w:rsidRDefault="003161F5" w14:paraId="5281EF29" w14:textId="77777777">
      <w:pPr>
        <w:jc w:val="both"/>
        <w:rPr>
          <w:rFonts w:ascii="Helvetica" w:hAnsi="Helvetica" w:cs="Helvetica"/>
          <w:color w:val="333333"/>
          <w:sz w:val="21"/>
          <w:szCs w:val="21"/>
          <w:shd w:val="clear" w:color="auto" w:fill="FFFFFF"/>
        </w:rPr>
      </w:pPr>
    </w:p>
    <w:p w:rsidRPr="00916B26" w:rsidR="00CC36F6" w:rsidRDefault="00CC36F6" w14:paraId="5DC0CECF" w14:textId="77777777">
      <w:pPr>
        <w:rPr>
          <w:rFonts w:ascii="Arial Nova" w:hAnsi="Arial Nova" w:eastAsia="Arial Nova" w:cs="Arial Nova"/>
          <w:color w:val="57A519"/>
          <w:sz w:val="28"/>
          <w:szCs w:val="28"/>
          <w:u w:val="single"/>
        </w:rPr>
      </w:pPr>
    </w:p>
    <w:p w:rsidRPr="00916B26" w:rsidR="00CC36F6" w:rsidRDefault="00CC36F6" w14:paraId="48CAD003" w14:textId="77777777">
      <w:pPr>
        <w:rPr>
          <w:rFonts w:ascii="Arial Nova" w:hAnsi="Arial Nova" w:eastAsia="Arial Nova" w:cs="Arial Nova"/>
          <w:color w:val="57A519"/>
          <w:sz w:val="28"/>
          <w:szCs w:val="28"/>
          <w:u w:val="single"/>
        </w:rPr>
      </w:pPr>
    </w:p>
    <w:p w:rsidRPr="00916B26" w:rsidR="00CC36F6" w:rsidRDefault="00CC36F6" w14:paraId="279AE3C0" w14:textId="77777777">
      <w:pPr>
        <w:rPr>
          <w:rFonts w:ascii="Arial Nova" w:hAnsi="Arial Nova" w:eastAsia="Arial Nova" w:cs="Arial Nova"/>
          <w:color w:val="57A519"/>
          <w:sz w:val="28"/>
          <w:szCs w:val="28"/>
          <w:u w:val="single"/>
        </w:rPr>
      </w:pPr>
    </w:p>
    <w:p w:rsidRPr="00916B26" w:rsidR="00CC36F6" w:rsidRDefault="00CC36F6" w14:paraId="7C1FFC5C" w14:textId="77777777">
      <w:pPr>
        <w:rPr>
          <w:rFonts w:ascii="Arial Nova" w:hAnsi="Arial Nova" w:eastAsia="Arial Nova" w:cs="Arial Nova"/>
          <w:color w:val="57A519"/>
          <w:sz w:val="28"/>
          <w:szCs w:val="28"/>
          <w:u w:val="single"/>
        </w:rPr>
      </w:pPr>
    </w:p>
    <w:p w:rsidRPr="00916B26" w:rsidR="00CC36F6" w:rsidRDefault="00CC36F6" w14:paraId="72215DCA" w14:textId="77777777">
      <w:pPr>
        <w:rPr>
          <w:rFonts w:ascii="Arial Nova" w:hAnsi="Arial Nova" w:eastAsia="Arial Nova" w:cs="Arial Nova"/>
          <w:color w:val="57A519"/>
          <w:sz w:val="28"/>
          <w:szCs w:val="28"/>
          <w:u w:val="single"/>
        </w:rPr>
      </w:pPr>
    </w:p>
    <w:p w:rsidRPr="00916B26" w:rsidR="00CC36F6" w:rsidRDefault="00CC36F6" w14:paraId="0517FEB4" w14:textId="77777777">
      <w:pPr>
        <w:rPr>
          <w:rFonts w:ascii="Arial Nova" w:hAnsi="Arial Nova" w:eastAsia="Arial Nova" w:cs="Arial Nova"/>
          <w:color w:val="57A519"/>
          <w:sz w:val="28"/>
          <w:szCs w:val="28"/>
          <w:u w:val="single"/>
        </w:rPr>
      </w:pPr>
    </w:p>
    <w:p w:rsidRPr="00916B26" w:rsidR="00CC36F6" w:rsidRDefault="007E5DB8" w14:paraId="0492FDA9" w14:textId="77777777">
      <w:pPr>
        <w:shd w:val="clear" w:color="auto" w:fill="FFFF00"/>
        <w:rPr>
          <w:rFonts w:ascii="Arial Nova" w:hAnsi="Arial Nova" w:eastAsia="Arial Nova" w:cs="Arial Nova"/>
        </w:rPr>
      </w:pPr>
      <w:bookmarkStart w:name="_1fob9te" w:colFirst="0" w:colLast="0" w:id="4"/>
      <w:bookmarkEnd w:id="4"/>
      <w:r w:rsidRPr="00916B26">
        <w:rPr>
          <w:rFonts w:ascii="Arial Nova" w:hAnsi="Arial Nova" w:eastAsia="Arial Nova" w:cs="Arial Nova"/>
          <w:b/>
          <w:sz w:val="36"/>
          <w:szCs w:val="36"/>
        </w:rPr>
        <w:lastRenderedPageBreak/>
        <w:t>Structure of the course (12,5 pages)</w:t>
      </w:r>
    </w:p>
    <w:p w:rsidRPr="00916B26" w:rsidR="00CC36F6" w:rsidRDefault="007E5DB8" w14:paraId="1619EDB3" w14:textId="77777777">
      <w:pPr>
        <w:numPr>
          <w:ilvl w:val="1"/>
          <w:numId w:val="2"/>
        </w:numPr>
        <w:rPr>
          <w:rFonts w:ascii="Arial Nova" w:hAnsi="Arial Nova" w:eastAsia="Arial Nova" w:cs="Arial Nova"/>
          <w:sz w:val="22"/>
          <w:szCs w:val="22"/>
        </w:rPr>
      </w:pPr>
      <w:r w:rsidRPr="00916B26">
        <w:rPr>
          <w:rFonts w:ascii="Arial Nova" w:hAnsi="Arial Nova" w:eastAsia="Arial Nova" w:cs="Arial Nova"/>
          <w:sz w:val="22"/>
          <w:szCs w:val="22"/>
        </w:rPr>
        <w:t xml:space="preserve">Introduction and Learning Objectives </w:t>
      </w:r>
    </w:p>
    <w:p w:rsidRPr="00916B26" w:rsidR="00CC36F6" w:rsidRDefault="007E5DB8" w14:paraId="7BC0B36E" w14:textId="77777777">
      <w:pPr>
        <w:numPr>
          <w:ilvl w:val="1"/>
          <w:numId w:val="2"/>
        </w:numPr>
        <w:rPr>
          <w:rFonts w:ascii="Arial Nova" w:hAnsi="Arial Nova" w:eastAsia="Arial Nova" w:cs="Arial Nova"/>
          <w:sz w:val="22"/>
          <w:szCs w:val="22"/>
        </w:rPr>
      </w:pPr>
      <w:r w:rsidRPr="00916B26">
        <w:rPr>
          <w:rFonts w:ascii="Arial Nova" w:hAnsi="Arial Nova" w:eastAsia="Arial Nova" w:cs="Arial Nova"/>
          <w:sz w:val="22"/>
          <w:szCs w:val="22"/>
        </w:rPr>
        <w:t>Index</w:t>
      </w:r>
    </w:p>
    <w:p w:rsidRPr="00916B26" w:rsidR="00CC36F6" w:rsidRDefault="007E5DB8" w14:paraId="2AB08723" w14:textId="77777777">
      <w:pPr>
        <w:numPr>
          <w:ilvl w:val="1"/>
          <w:numId w:val="2"/>
        </w:numPr>
        <w:rPr>
          <w:rFonts w:ascii="Arial Nova" w:hAnsi="Arial Nova" w:eastAsia="Arial Nova" w:cs="Arial Nova"/>
          <w:sz w:val="22"/>
          <w:szCs w:val="22"/>
        </w:rPr>
      </w:pPr>
      <w:r w:rsidRPr="00916B26">
        <w:rPr>
          <w:rFonts w:ascii="Arial Nova" w:hAnsi="Arial Nova" w:eastAsia="Arial Nova" w:cs="Arial Nova"/>
          <w:sz w:val="22"/>
          <w:szCs w:val="22"/>
        </w:rPr>
        <w:t>Contents</w:t>
      </w:r>
    </w:p>
    <w:p w:rsidRPr="00916B26" w:rsidR="00CC36F6" w:rsidRDefault="007E5DB8" w14:paraId="513D0D13" w14:textId="77777777">
      <w:pPr>
        <w:numPr>
          <w:ilvl w:val="1"/>
          <w:numId w:val="2"/>
        </w:numPr>
        <w:rPr>
          <w:rFonts w:ascii="Arial Nova" w:hAnsi="Arial Nova" w:eastAsia="Arial Nova" w:cs="Arial Nova"/>
          <w:sz w:val="22"/>
          <w:szCs w:val="22"/>
        </w:rPr>
      </w:pPr>
      <w:r w:rsidRPr="00916B26">
        <w:rPr>
          <w:rFonts w:ascii="Arial Nova" w:hAnsi="Arial Nova" w:eastAsia="Arial Nova" w:cs="Arial Nova"/>
          <w:sz w:val="22"/>
          <w:szCs w:val="22"/>
        </w:rPr>
        <w:t xml:space="preserve">Summary </w:t>
      </w:r>
    </w:p>
    <w:p w:rsidRPr="00916B26" w:rsidR="00CC36F6" w:rsidRDefault="00CC36F6" w14:paraId="2E2B770F" w14:textId="77777777">
      <w:pPr>
        <w:rPr>
          <w:rFonts w:ascii="Arial Nova" w:hAnsi="Arial Nova" w:eastAsia="Arial Nova" w:cs="Arial Nova"/>
          <w:sz w:val="22"/>
          <w:szCs w:val="22"/>
        </w:rPr>
      </w:pPr>
    </w:p>
    <w:p w:rsidRPr="00916B26" w:rsidR="00CC36F6" w:rsidRDefault="007E5DB8" w14:paraId="5483362B"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48C1E08B" w14:textId="77777777">
      <w:pPr>
        <w:pStyle w:val="Heading1"/>
      </w:pPr>
      <w:bookmarkStart w:name="_hmjbxtp9ele9" w:colFirst="0" w:colLast="0" w:id="5"/>
      <w:bookmarkEnd w:id="5"/>
      <w:r w:rsidRPr="00916B26">
        <w:rPr>
          <w:color w:val="0000FF"/>
        </w:rPr>
        <w:t>Title:</w:t>
      </w:r>
      <w:r w:rsidRPr="00916B26">
        <w:t xml:space="preserve">    Introduction and Learning Objectives</w:t>
      </w:r>
    </w:p>
    <w:p w:rsidRPr="00916B26" w:rsidR="00CC36F6" w:rsidRDefault="00CC36F6" w14:paraId="50D014EE" w14:textId="77777777">
      <w:pPr>
        <w:rPr>
          <w:rFonts w:ascii="Arial Nova" w:hAnsi="Arial Nova" w:eastAsia="Arial Nova" w:cs="Arial Nova"/>
          <w:sz w:val="22"/>
          <w:szCs w:val="22"/>
        </w:rPr>
      </w:pPr>
    </w:p>
    <w:p w:rsidRPr="00916B26" w:rsidR="00CC36F6" w:rsidRDefault="007E5DB8" w14:paraId="59BFBF88" w14:textId="77777777">
      <w:pPr>
        <w:pBdr>
          <w:top w:val="nil"/>
          <w:left w:val="nil"/>
          <w:bottom w:val="nil"/>
          <w:right w:val="nil"/>
          <w:between w:val="nil"/>
        </w:pBdr>
        <w:rPr>
          <w:rFonts w:ascii="Arial" w:hAnsi="Arial" w:eastAsia="Arial" w:cs="Arial"/>
          <w:b/>
          <w:u w:val="single"/>
        </w:rPr>
      </w:pPr>
      <w:r w:rsidRPr="00916B26">
        <w:rPr>
          <w:rFonts w:ascii="Arial Nova" w:hAnsi="Arial Nova" w:eastAsia="Arial Nova" w:cs="Arial Nova"/>
          <w:b/>
          <w:color w:val="0000FF"/>
          <w:sz w:val="22"/>
          <w:szCs w:val="22"/>
        </w:rPr>
        <w:t>[Introduction]</w:t>
      </w:r>
    </w:p>
    <w:p w:rsidRPr="00916B26" w:rsidR="00CC36F6" w:rsidRDefault="007E5DB8" w14:paraId="2C23B2C7" w14:textId="77777777">
      <w:pPr>
        <w:spacing w:before="200"/>
        <w:jc w:val="both"/>
        <w:rPr>
          <w:rFonts w:ascii="Arial Nova" w:hAnsi="Arial Nova" w:eastAsia="Arial Nova" w:cs="Arial Nova"/>
          <w:sz w:val="22"/>
          <w:szCs w:val="22"/>
        </w:rPr>
      </w:pPr>
      <w:commentRangeStart w:id="6"/>
      <w:commentRangeStart w:id="7"/>
      <w:r w:rsidRPr="00916B26">
        <w:rPr>
          <w:rFonts w:ascii="Arial" w:hAnsi="Arial" w:eastAsia="Arial" w:cs="Arial"/>
        </w:rPr>
        <w:t>In this module you will learn different cancer prevention strategies, with a special focus on screening. You will be able to distinguish the most important aspects of a screening programme and the characteristics of opportunistic and organized programs. You will increase your knowledge on the criteria a good screening test needs and the overall program characteristics.</w:t>
      </w:r>
      <w:commentRangeEnd w:id="6"/>
      <w:r w:rsidR="007D686F">
        <w:rPr>
          <w:rStyle w:val="CommentReference"/>
        </w:rPr>
        <w:commentReference w:id="6"/>
      </w:r>
      <w:commentRangeEnd w:id="7"/>
      <w:r w:rsidR="00EC3D58">
        <w:rPr>
          <w:rStyle w:val="CommentReference"/>
        </w:rPr>
        <w:commentReference w:id="7"/>
      </w:r>
    </w:p>
    <w:p w:rsidRPr="00916B26" w:rsidR="00CC36F6" w:rsidRDefault="00CC36F6" w14:paraId="708E451F" w14:textId="77777777">
      <w:pPr>
        <w:rPr>
          <w:rFonts w:ascii="Arial Nova" w:hAnsi="Arial Nova" w:eastAsia="Arial Nova" w:cs="Arial Nova"/>
          <w:sz w:val="22"/>
          <w:szCs w:val="22"/>
        </w:rPr>
      </w:pPr>
    </w:p>
    <w:p w:rsidRPr="00916B26" w:rsidR="00CC36F6" w:rsidRDefault="007E5DB8" w14:paraId="1CFEA562" w14:textId="77777777">
      <w:pPr>
        <w:pBdr>
          <w:top w:val="nil"/>
          <w:left w:val="nil"/>
          <w:bottom w:val="nil"/>
          <w:right w:val="nil"/>
          <w:between w:val="nil"/>
        </w:pBdr>
        <w:rPr>
          <w:rFonts w:ascii="Arial Nova" w:hAnsi="Arial Nova" w:eastAsia="Arial Nova" w:cs="Arial Nova"/>
          <w:b/>
          <w:color w:val="0000FF"/>
          <w:sz w:val="22"/>
          <w:szCs w:val="22"/>
        </w:rPr>
      </w:pPr>
      <w:r w:rsidRPr="00916B26">
        <w:rPr>
          <w:rFonts w:ascii="Arial Nova" w:hAnsi="Arial Nova" w:eastAsia="Arial Nova" w:cs="Arial Nova"/>
          <w:b/>
          <w:color w:val="0000FF"/>
          <w:sz w:val="22"/>
          <w:szCs w:val="22"/>
        </w:rPr>
        <w:t>[Learning Objectives]</w:t>
      </w:r>
    </w:p>
    <w:p w:rsidRPr="00916B26" w:rsidR="00CC36F6" w:rsidRDefault="007E5DB8" w14:paraId="701B6276" w14:textId="77777777">
      <w:pPr>
        <w:pBdr>
          <w:top w:val="nil"/>
          <w:left w:val="nil"/>
          <w:bottom w:val="nil"/>
          <w:right w:val="nil"/>
          <w:between w:val="nil"/>
        </w:pBdr>
        <w:rPr>
          <w:rFonts w:ascii="Arial Nova" w:hAnsi="Arial Nova" w:eastAsia="Arial Nova" w:cs="Arial Nova"/>
          <w:color w:val="000000"/>
          <w:sz w:val="22"/>
          <w:szCs w:val="22"/>
        </w:rPr>
      </w:pPr>
      <w:r w:rsidRPr="00916B26">
        <w:rPr>
          <w:rFonts w:ascii="Arial Nova" w:hAnsi="Arial Nova" w:eastAsia="Arial Nova" w:cs="Arial Nova"/>
          <w:color w:val="000000"/>
          <w:sz w:val="22"/>
          <w:szCs w:val="22"/>
        </w:rPr>
        <w:t>At the conclusion of this course, participants will be able to:</w:t>
      </w:r>
    </w:p>
    <w:p w:rsidRPr="00916B26" w:rsidR="00CC36F6" w:rsidRDefault="007E5DB8" w14:paraId="659D3C1B" w14:textId="77777777">
      <w:pPr>
        <w:numPr>
          <w:ilvl w:val="0"/>
          <w:numId w:val="18"/>
        </w:numPr>
        <w:jc w:val="both"/>
        <w:rPr>
          <w:rFonts w:ascii="Arial" w:hAnsi="Arial" w:eastAsia="Arial" w:cs="Arial"/>
        </w:rPr>
      </w:pPr>
      <w:r w:rsidRPr="00916B26">
        <w:rPr>
          <w:rFonts w:ascii="Arial" w:hAnsi="Arial" w:eastAsia="Arial" w:cs="Arial"/>
        </w:rPr>
        <w:t xml:space="preserve">Identify the different types of cancer </w:t>
      </w:r>
      <w:commentRangeStart w:id="8"/>
      <w:r w:rsidRPr="00916B26">
        <w:rPr>
          <w:rFonts w:ascii="Arial" w:hAnsi="Arial" w:eastAsia="Arial" w:cs="Arial"/>
        </w:rPr>
        <w:t>prevention</w:t>
      </w:r>
      <w:commentRangeEnd w:id="8"/>
      <w:r w:rsidR="00996CA0">
        <w:rPr>
          <w:rStyle w:val="CommentReference"/>
        </w:rPr>
        <w:commentReference w:id="8"/>
      </w:r>
      <w:r w:rsidRPr="00916B26">
        <w:rPr>
          <w:rFonts w:ascii="Arial" w:hAnsi="Arial" w:eastAsia="Arial" w:cs="Arial"/>
        </w:rPr>
        <w:t>.</w:t>
      </w:r>
    </w:p>
    <w:p w:rsidRPr="00916B26" w:rsidR="00CC36F6" w:rsidRDefault="007E5DB8" w14:paraId="5C17BFBC" w14:textId="77777777">
      <w:pPr>
        <w:numPr>
          <w:ilvl w:val="0"/>
          <w:numId w:val="18"/>
        </w:numPr>
        <w:jc w:val="both"/>
        <w:rPr>
          <w:rFonts w:ascii="Arial" w:hAnsi="Arial" w:eastAsia="Arial" w:cs="Arial"/>
        </w:rPr>
      </w:pPr>
      <w:r w:rsidRPr="00916B26">
        <w:rPr>
          <w:rFonts w:ascii="Arial" w:hAnsi="Arial" w:eastAsia="Arial" w:cs="Arial"/>
        </w:rPr>
        <w:t>Understand cancer screening characteristics: principles of screening, types of screening programmes), screening test characteristics, and overall requirements for screening programme implementation.</w:t>
      </w:r>
    </w:p>
    <w:p w:rsidRPr="00916B26" w:rsidR="00CC36F6" w:rsidRDefault="00CC36F6" w14:paraId="162366AB" w14:textId="77777777">
      <w:pPr>
        <w:pBdr>
          <w:top w:val="nil"/>
          <w:left w:val="nil"/>
          <w:bottom w:val="nil"/>
          <w:right w:val="nil"/>
          <w:between w:val="nil"/>
        </w:pBdr>
        <w:rPr>
          <w:rFonts w:ascii="Arial Nova" w:hAnsi="Arial Nova" w:eastAsia="Arial Nova" w:cs="Arial Nova"/>
          <w:b/>
          <w:color w:val="0000FF"/>
          <w:sz w:val="22"/>
          <w:szCs w:val="22"/>
        </w:rPr>
      </w:pPr>
    </w:p>
    <w:p w:rsidRPr="00916B26" w:rsidR="00CC36F6" w:rsidRDefault="007E5DB8" w14:paraId="672659A7" w14:textId="77777777">
      <w:pPr>
        <w:pBdr>
          <w:top w:val="nil"/>
          <w:left w:val="nil"/>
          <w:bottom w:val="nil"/>
          <w:right w:val="nil"/>
          <w:between w:val="nil"/>
        </w:pBdr>
        <w:rPr>
          <w:rFonts w:ascii="Arial Nova" w:hAnsi="Arial Nova" w:eastAsia="Arial Nova" w:cs="Arial Nova"/>
          <w:b/>
          <w:color w:val="0000FF"/>
          <w:sz w:val="22"/>
          <w:szCs w:val="22"/>
        </w:rPr>
      </w:pPr>
      <w:r w:rsidRPr="00916B26">
        <w:rPr>
          <w:rFonts w:ascii="Arial Nova" w:hAnsi="Arial Nova" w:eastAsia="Arial Nova" w:cs="Arial Nova"/>
          <w:b/>
          <w:color w:val="0000FF"/>
          <w:sz w:val="22"/>
          <w:szCs w:val="22"/>
        </w:rPr>
        <w:t>[Index]</w:t>
      </w:r>
    </w:p>
    <w:p w:rsidRPr="00916B26" w:rsidR="00CC36F6" w:rsidRDefault="007E5DB8" w14:paraId="454A49F6" w14:textId="77777777">
      <w:pPr>
        <w:numPr>
          <w:ilvl w:val="0"/>
          <w:numId w:val="17"/>
        </w:numPr>
        <w:rPr>
          <w:rFonts w:ascii="Arial" w:hAnsi="Arial" w:eastAsia="Arial" w:cs="Arial"/>
        </w:rPr>
      </w:pPr>
      <w:r w:rsidRPr="00916B26">
        <w:rPr>
          <w:rFonts w:ascii="Arial" w:hAnsi="Arial" w:eastAsia="Arial" w:cs="Arial"/>
        </w:rPr>
        <w:t>Basics</w:t>
      </w:r>
    </w:p>
    <w:p w:rsidRPr="00916B26" w:rsidR="00CC36F6" w:rsidRDefault="007E5DB8" w14:paraId="4E044A98" w14:textId="77777777">
      <w:pPr>
        <w:ind w:left="720"/>
        <w:rPr>
          <w:rFonts w:ascii="Arial" w:hAnsi="Arial" w:eastAsia="Arial" w:cs="Arial"/>
        </w:rPr>
      </w:pPr>
      <w:r w:rsidRPr="00916B26">
        <w:rPr>
          <w:rFonts w:ascii="Arial" w:hAnsi="Arial" w:eastAsia="Arial" w:cs="Arial"/>
        </w:rPr>
        <w:t xml:space="preserve">1.1. </w:t>
      </w:r>
      <w:commentRangeStart w:id="9"/>
      <w:r w:rsidRPr="00916B26">
        <w:rPr>
          <w:rFonts w:ascii="Arial" w:hAnsi="Arial" w:eastAsia="Arial" w:cs="Arial"/>
        </w:rPr>
        <w:t xml:space="preserve">Natural history of the disease and types of cancer prevention </w:t>
      </w:r>
    </w:p>
    <w:p w:rsidRPr="00916B26" w:rsidR="00CC36F6" w:rsidRDefault="007E5DB8" w14:paraId="15AE7619" w14:textId="77777777">
      <w:pPr>
        <w:ind w:left="720"/>
        <w:rPr>
          <w:rFonts w:ascii="Arial" w:hAnsi="Arial" w:eastAsia="Arial" w:cs="Arial"/>
        </w:rPr>
      </w:pPr>
      <w:r w:rsidRPr="00916B26">
        <w:rPr>
          <w:rFonts w:ascii="Arial" w:hAnsi="Arial" w:eastAsia="Arial" w:cs="Arial"/>
        </w:rPr>
        <w:t>1.2. Intro to the European Code against Cancer</w:t>
      </w:r>
      <w:commentRangeEnd w:id="9"/>
      <w:r w:rsidR="00996CA0">
        <w:rPr>
          <w:rStyle w:val="CommentReference"/>
        </w:rPr>
        <w:commentReference w:id="9"/>
      </w:r>
    </w:p>
    <w:p w:rsidRPr="00916B26" w:rsidR="00CC36F6" w:rsidRDefault="007E5DB8" w14:paraId="60F55E7E" w14:textId="77777777">
      <w:pPr>
        <w:numPr>
          <w:ilvl w:val="0"/>
          <w:numId w:val="17"/>
        </w:numPr>
        <w:rPr>
          <w:rFonts w:ascii="Arial" w:hAnsi="Arial" w:eastAsia="Arial" w:cs="Arial"/>
        </w:rPr>
      </w:pPr>
      <w:r w:rsidRPr="00916B26">
        <w:rPr>
          <w:rFonts w:ascii="Arial" w:hAnsi="Arial" w:eastAsia="Arial" w:cs="Arial"/>
        </w:rPr>
        <w:t>Principles of screening</w:t>
      </w:r>
    </w:p>
    <w:p w:rsidRPr="00916B26" w:rsidR="00CC36F6" w:rsidRDefault="007E5DB8" w14:paraId="4036F791" w14:textId="77777777">
      <w:pPr>
        <w:ind w:firstLine="720"/>
        <w:rPr>
          <w:rFonts w:ascii="Arial" w:hAnsi="Arial" w:eastAsia="Arial" w:cs="Arial"/>
        </w:rPr>
      </w:pPr>
      <w:r w:rsidRPr="00916B26">
        <w:rPr>
          <w:rFonts w:ascii="Arial" w:hAnsi="Arial" w:eastAsia="Arial" w:cs="Arial"/>
        </w:rPr>
        <w:t>2.1. Opportunistic vs organized screening programs</w:t>
      </w:r>
    </w:p>
    <w:p w:rsidRPr="00916B26" w:rsidR="00CC36F6" w:rsidRDefault="007E5DB8" w14:paraId="17C44FD1" w14:textId="77777777">
      <w:pPr>
        <w:ind w:firstLine="720"/>
        <w:rPr>
          <w:rFonts w:ascii="Arial" w:hAnsi="Arial" w:eastAsia="Arial" w:cs="Arial"/>
        </w:rPr>
      </w:pPr>
      <w:r w:rsidRPr="00916B26">
        <w:rPr>
          <w:rFonts w:ascii="Arial" w:hAnsi="Arial" w:eastAsia="Arial" w:cs="Arial"/>
        </w:rPr>
        <w:t xml:space="preserve">2.2. Wilson and </w:t>
      </w:r>
      <w:proofErr w:type="spellStart"/>
      <w:r w:rsidRPr="00916B26">
        <w:rPr>
          <w:rFonts w:ascii="Arial" w:hAnsi="Arial" w:eastAsia="Arial" w:cs="Arial"/>
        </w:rPr>
        <w:t>Jungner</w:t>
      </w:r>
      <w:proofErr w:type="spellEnd"/>
      <w:r w:rsidRPr="00916B26">
        <w:rPr>
          <w:rFonts w:ascii="Arial" w:hAnsi="Arial" w:eastAsia="Arial" w:cs="Arial"/>
        </w:rPr>
        <w:t xml:space="preserve"> 10 principles of screening </w:t>
      </w:r>
    </w:p>
    <w:p w:rsidRPr="00916B26" w:rsidR="00CC36F6" w:rsidRDefault="007E5DB8" w14:paraId="6136CC1B" w14:textId="77777777">
      <w:pPr>
        <w:ind w:firstLine="720"/>
        <w:rPr>
          <w:rFonts w:ascii="Arial" w:hAnsi="Arial" w:eastAsia="Arial" w:cs="Arial"/>
        </w:rPr>
      </w:pPr>
      <w:r w:rsidRPr="00916B26">
        <w:rPr>
          <w:rFonts w:ascii="Arial" w:hAnsi="Arial" w:eastAsia="Arial" w:cs="Arial"/>
        </w:rPr>
        <w:t xml:space="preserve">2.3. Potential biases (lead time, length time, </w:t>
      </w:r>
      <w:proofErr w:type="spellStart"/>
      <w:r w:rsidRPr="00916B26">
        <w:rPr>
          <w:rFonts w:ascii="Arial" w:hAnsi="Arial" w:eastAsia="Arial" w:cs="Arial"/>
        </w:rPr>
        <w:t>overdiagnose</w:t>
      </w:r>
      <w:proofErr w:type="spellEnd"/>
      <w:r w:rsidRPr="00916B26">
        <w:rPr>
          <w:rFonts w:ascii="Arial" w:hAnsi="Arial" w:eastAsia="Arial" w:cs="Arial"/>
        </w:rPr>
        <w:t>, etc)</w:t>
      </w:r>
    </w:p>
    <w:p w:rsidRPr="00916B26" w:rsidR="00CC36F6" w:rsidRDefault="007E5DB8" w14:paraId="0E411715" w14:textId="77777777">
      <w:pPr>
        <w:numPr>
          <w:ilvl w:val="0"/>
          <w:numId w:val="17"/>
        </w:numPr>
        <w:rPr>
          <w:rFonts w:ascii="Arial" w:hAnsi="Arial" w:eastAsia="Arial" w:cs="Arial"/>
        </w:rPr>
      </w:pPr>
      <w:r w:rsidRPr="00916B26">
        <w:rPr>
          <w:rFonts w:ascii="Arial" w:hAnsi="Arial" w:eastAsia="Arial" w:cs="Arial"/>
        </w:rPr>
        <w:t>Test parameters and requirements</w:t>
      </w:r>
    </w:p>
    <w:p w:rsidRPr="00916B26" w:rsidR="00CC36F6" w:rsidRDefault="007E5DB8" w14:paraId="721F29FD" w14:textId="77777777">
      <w:pPr>
        <w:ind w:left="720"/>
        <w:rPr>
          <w:rFonts w:ascii="Arial" w:hAnsi="Arial" w:eastAsia="Arial" w:cs="Arial"/>
        </w:rPr>
      </w:pPr>
      <w:r w:rsidRPr="00916B26">
        <w:rPr>
          <w:rFonts w:ascii="Arial" w:hAnsi="Arial" w:eastAsia="Arial" w:cs="Arial"/>
        </w:rPr>
        <w:t>3.1. Criteria for a good screening test</w:t>
      </w:r>
    </w:p>
    <w:p w:rsidRPr="00916B26" w:rsidR="00CC36F6" w:rsidRDefault="007E5DB8" w14:paraId="309AB2F1" w14:textId="77777777">
      <w:pPr>
        <w:ind w:left="720"/>
        <w:rPr>
          <w:rFonts w:ascii="Arial" w:hAnsi="Arial" w:eastAsia="Arial" w:cs="Arial"/>
        </w:rPr>
      </w:pPr>
      <w:r w:rsidRPr="00916B26">
        <w:rPr>
          <w:rFonts w:ascii="Arial" w:hAnsi="Arial" w:eastAsia="Arial" w:cs="Arial"/>
        </w:rPr>
        <w:t>3.2. Test accuracy and reliability</w:t>
      </w:r>
    </w:p>
    <w:p w:rsidRPr="00916B26" w:rsidR="00CC36F6" w:rsidRDefault="007E5DB8" w14:paraId="39CF8DE9" w14:textId="77777777">
      <w:pPr>
        <w:ind w:left="720"/>
        <w:rPr>
          <w:rFonts w:ascii="Arial" w:hAnsi="Arial" w:eastAsia="Arial" w:cs="Arial"/>
        </w:rPr>
      </w:pPr>
      <w:r w:rsidRPr="00916B26">
        <w:rPr>
          <w:rFonts w:ascii="Arial" w:hAnsi="Arial" w:eastAsia="Arial" w:cs="Arial"/>
        </w:rPr>
        <w:t>3.3. Screening vs triage tests</w:t>
      </w:r>
    </w:p>
    <w:p w:rsidRPr="00916B26" w:rsidR="00CC36F6" w:rsidRDefault="007E5DB8" w14:paraId="6A83EC9F" w14:textId="77777777">
      <w:pPr>
        <w:numPr>
          <w:ilvl w:val="0"/>
          <w:numId w:val="17"/>
        </w:numPr>
        <w:rPr>
          <w:rFonts w:ascii="Arial" w:hAnsi="Arial" w:eastAsia="Arial" w:cs="Arial"/>
        </w:rPr>
      </w:pPr>
      <w:r w:rsidRPr="00916B26">
        <w:rPr>
          <w:rFonts w:ascii="Arial" w:hAnsi="Arial" w:eastAsia="Arial" w:cs="Arial"/>
        </w:rPr>
        <w:t>Overall program characteristics</w:t>
      </w:r>
    </w:p>
    <w:p w:rsidRPr="00916B26" w:rsidR="00CC36F6" w:rsidRDefault="007E5DB8" w14:paraId="62198CD1" w14:textId="77777777">
      <w:pPr>
        <w:ind w:firstLine="720"/>
        <w:rPr>
          <w:rFonts w:ascii="Arial" w:hAnsi="Arial" w:eastAsia="Arial" w:cs="Arial"/>
        </w:rPr>
      </w:pPr>
      <w:r w:rsidRPr="00916B26">
        <w:rPr>
          <w:rFonts w:ascii="Arial" w:hAnsi="Arial" w:eastAsia="Arial" w:cs="Arial"/>
        </w:rPr>
        <w:lastRenderedPageBreak/>
        <w:t>4.1. Acceptability and safety</w:t>
      </w:r>
    </w:p>
    <w:p w:rsidRPr="00916B26" w:rsidR="00CC36F6" w:rsidRDefault="007E5DB8" w14:paraId="093C0DD6" w14:textId="77777777">
      <w:pPr>
        <w:ind w:firstLine="720"/>
        <w:rPr>
          <w:rFonts w:ascii="Arial" w:hAnsi="Arial" w:eastAsia="Arial" w:cs="Arial"/>
        </w:rPr>
      </w:pPr>
      <w:r w:rsidRPr="00916B26">
        <w:rPr>
          <w:rFonts w:ascii="Arial" w:hAnsi="Arial" w:eastAsia="Arial" w:cs="Arial"/>
        </w:rPr>
        <w:t>4.2. Cost-effectiveness</w:t>
      </w:r>
    </w:p>
    <w:p w:rsidRPr="00916B26" w:rsidR="00CC36F6" w:rsidRDefault="007E5DB8" w14:paraId="5FEB9166" w14:textId="77777777">
      <w:pPr>
        <w:ind w:firstLine="720"/>
        <w:rPr>
          <w:rFonts w:ascii="Arial" w:hAnsi="Arial" w:eastAsia="Arial" w:cs="Arial"/>
        </w:rPr>
      </w:pPr>
      <w:r w:rsidRPr="00916B26">
        <w:rPr>
          <w:rFonts w:ascii="Arial" w:hAnsi="Arial" w:eastAsia="Arial" w:cs="Arial"/>
        </w:rPr>
        <w:t xml:space="preserve">4.3. Quality control </w:t>
      </w:r>
    </w:p>
    <w:p w:rsidRPr="00916B26" w:rsidR="00CC36F6" w:rsidRDefault="007E5DB8" w14:paraId="6B35DAE8" w14:textId="77777777">
      <w:pPr>
        <w:ind w:firstLine="720"/>
        <w:rPr>
          <w:rFonts w:ascii="Arial" w:hAnsi="Arial" w:eastAsia="Arial" w:cs="Arial"/>
        </w:rPr>
      </w:pPr>
      <w:r w:rsidRPr="00916B26">
        <w:rPr>
          <w:rFonts w:ascii="Arial" w:hAnsi="Arial" w:eastAsia="Arial" w:cs="Arial"/>
        </w:rPr>
        <w:t>4.4. Impact evaluation</w:t>
      </w:r>
    </w:p>
    <w:p w:rsidRPr="00916B26" w:rsidR="00CC36F6" w:rsidRDefault="00CC36F6" w14:paraId="0C1BE2DB" w14:textId="77777777"/>
    <w:p w:rsidRPr="00916B26" w:rsidR="00CC36F6" w:rsidRDefault="00CC36F6" w14:paraId="24DAA6AE" w14:textId="77777777"/>
    <w:p w:rsidRPr="00916B26" w:rsidR="00CC36F6" w:rsidRDefault="007E5DB8" w14:paraId="733920BF"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commentRangeStart w:id="10"/>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commentRangeEnd w:id="10"/>
      <w:r w:rsidR="00D1582F">
        <w:rPr>
          <w:rStyle w:val="CommentReference"/>
        </w:rPr>
        <w:commentReference w:id="10"/>
      </w:r>
    </w:p>
    <w:p w:rsidRPr="00916B26" w:rsidR="00CC36F6" w:rsidRDefault="007E5DB8" w14:paraId="71AA40C9" w14:textId="5C9173BA">
      <w:pPr>
        <w:pStyle w:val="Heading1"/>
        <w:pBdr>
          <w:bottom w:val="single" w:color="000000" w:sz="4" w:space="1"/>
        </w:pBdr>
      </w:pPr>
      <w:bookmarkStart w:name="_ioxw2nsh81fd" w:colFirst="0" w:colLast="0" w:id="11"/>
      <w:bookmarkEnd w:id="11"/>
      <w:r w:rsidRPr="00916B26">
        <w:rPr>
          <w:color w:val="0000FF"/>
        </w:rPr>
        <w:t>Unit</w:t>
      </w:r>
      <w:r w:rsidRPr="00916B26">
        <w:rPr>
          <w:color w:val="000000"/>
        </w:rPr>
        <w:t>: 1.</w:t>
      </w:r>
      <w:del w:author="Robles Hellin, Claudia" w:date="2020-12-18T10:58:00Z" w:id="12">
        <w:r w:rsidRPr="00916B26" w:rsidDel="0045718B">
          <w:rPr>
            <w:color w:val="000000"/>
          </w:rPr>
          <w:delText xml:space="preserve"> </w:delText>
        </w:r>
      </w:del>
      <w:del w:author="Robles Hellin, Claudia" w:date="2020-12-18T10:56:00Z" w:id="13">
        <w:r w:rsidRPr="00916B26" w:rsidDel="004D4832">
          <w:rPr>
            <w:color w:val="000000"/>
          </w:rPr>
          <w:delText>Basics</w:delText>
        </w:r>
      </w:del>
      <w:ins w:author="Robles Hellin, Claudia" w:date="2020-12-18T10:58:00Z" w:id="14">
        <w:r w:rsidR="0045718B">
          <w:t xml:space="preserve"> </w:t>
        </w:r>
      </w:ins>
    </w:p>
    <w:p w:rsidR="00996CA0" w:rsidP="00996CA0" w:rsidRDefault="00996CA0" w14:paraId="50ECB60A" w14:textId="77777777">
      <w:pPr>
        <w:tabs>
          <w:tab w:val="clear" w:pos="2053"/>
        </w:tabs>
        <w:autoSpaceDE w:val="0"/>
        <w:autoSpaceDN w:val="0"/>
        <w:adjustRightInd w:val="0"/>
        <w:spacing w:line="240" w:lineRule="auto"/>
        <w:rPr>
          <w:ins w:author="de Sanjose, Silvia" w:date="2020-12-17T19:07:00Z" w:id="15"/>
          <w:rFonts w:ascii="AdvP8C43" w:hAnsi="AdvP8C43" w:cs="AdvP8C43"/>
          <w:sz w:val="19"/>
          <w:szCs w:val="19"/>
          <w:lang w:val="en-US"/>
        </w:rPr>
      </w:pPr>
      <w:bookmarkStart w:name="_z1hx8h75v02g" w:colFirst="0" w:colLast="0" w:id="16"/>
      <w:bookmarkEnd w:id="16"/>
    </w:p>
    <w:p w:rsidR="00996CA0" w:rsidP="00996CA0" w:rsidRDefault="00996CA0" w14:paraId="29B26CE0" w14:textId="77777777">
      <w:pPr>
        <w:tabs>
          <w:tab w:val="clear" w:pos="2053"/>
        </w:tabs>
        <w:autoSpaceDE w:val="0"/>
        <w:autoSpaceDN w:val="0"/>
        <w:adjustRightInd w:val="0"/>
        <w:spacing w:line="240" w:lineRule="auto"/>
        <w:rPr>
          <w:ins w:author="de Sanjose, Silvia" w:date="2020-12-17T19:07:00Z" w:id="17"/>
          <w:rFonts w:ascii="AdvP8C43" w:hAnsi="AdvP8C43" w:cs="AdvP8C43"/>
          <w:sz w:val="19"/>
          <w:szCs w:val="19"/>
          <w:lang w:val="en-US"/>
        </w:rPr>
      </w:pPr>
    </w:p>
    <w:p w:rsidR="00CC36F6" w:rsidRDefault="00996CA0" w14:paraId="0E8573A2" w14:textId="124D7B72">
      <w:pPr>
        <w:tabs>
          <w:tab w:val="clear" w:pos="2053"/>
        </w:tabs>
        <w:autoSpaceDE w:val="0"/>
        <w:autoSpaceDN w:val="0"/>
        <w:adjustRightInd w:val="0"/>
        <w:spacing w:line="240" w:lineRule="auto"/>
        <w:rPr>
          <w:ins w:author="Robles Hellin, Claudia" w:date="2020-12-18T11:00:00Z" w:id="18"/>
          <w:rFonts w:ascii="Arial" w:hAnsi="Arial" w:eastAsia="Arial" w:cs="Arial"/>
        </w:rPr>
      </w:pPr>
      <w:ins w:author="de Sanjose, Silvia" w:date="2020-12-17T19:07:00Z" w:id="19">
        <w:r w:rsidRPr="00916B26" w:rsidDel="00996CA0">
          <w:rPr>
            <w:rFonts w:ascii="Arial" w:hAnsi="Arial" w:eastAsia="Arial" w:cs="Arial"/>
          </w:rPr>
          <w:t xml:space="preserve"> </w:t>
        </w:r>
      </w:ins>
      <w:r w:rsidRPr="00916B26" w:rsidR="007E5DB8">
        <w:rPr>
          <w:rFonts w:ascii="Arial" w:hAnsi="Arial" w:eastAsia="Arial" w:cs="Arial"/>
        </w:rPr>
        <w:t>The natural history of disease is the progression of a disease over time. Many diseases have certain relatively well-defined and well-known stages.</w:t>
      </w:r>
      <w:commentRangeStart w:id="20"/>
      <w:ins w:author="Robles Hellin, Claudia" w:date="2020-12-18T10:59:00Z" w:id="21">
        <w:r w:rsidR="0045718B">
          <w:rPr>
            <w:rFonts w:ascii="Arial" w:hAnsi="Arial" w:eastAsia="Arial" w:cs="Arial"/>
          </w:rPr>
          <w:t xml:space="preserve"> The types of prevention depend on the stage </w:t>
        </w:r>
        <w:r w:rsidR="00C20320">
          <w:rPr>
            <w:rFonts w:ascii="Arial" w:hAnsi="Arial" w:eastAsia="Arial" w:cs="Arial"/>
          </w:rPr>
          <w:t>of the natural history of the disease at which we apply the preventive measures.</w:t>
        </w:r>
        <w:commentRangeEnd w:id="20"/>
        <w:r w:rsidR="00C20320">
          <w:rPr>
            <w:rStyle w:val="CommentReference"/>
          </w:rPr>
          <w:commentReference w:id="20"/>
        </w:r>
      </w:ins>
      <w:r w:rsidRPr="00916B26" w:rsidR="007E5DB8">
        <w:rPr>
          <w:rFonts w:ascii="Arial" w:hAnsi="Arial" w:eastAsia="Arial" w:cs="Arial"/>
        </w:rPr>
        <w:t xml:space="preserve"> </w:t>
      </w:r>
    </w:p>
    <w:p w:rsidR="00551602" w:rsidRDefault="00551602" w14:paraId="41858D9F" w14:textId="3B96D1FF">
      <w:pPr>
        <w:tabs>
          <w:tab w:val="clear" w:pos="2053"/>
        </w:tabs>
        <w:autoSpaceDE w:val="0"/>
        <w:autoSpaceDN w:val="0"/>
        <w:adjustRightInd w:val="0"/>
        <w:spacing w:line="240" w:lineRule="auto"/>
        <w:rPr>
          <w:ins w:author="Robles Hellin, Claudia" w:date="2020-12-18T11:00:00Z" w:id="22"/>
          <w:rFonts w:ascii="Arial" w:hAnsi="Arial" w:eastAsia="Arial" w:cs="Arial"/>
        </w:rPr>
      </w:pPr>
    </w:p>
    <w:p w:rsidRPr="00916B26" w:rsidR="00551602" w:rsidP="00551602" w:rsidRDefault="00551602" w14:paraId="20D18DDC" w14:textId="77777777">
      <w:pPr>
        <w:rPr>
          <w:color w:val="4A86E8"/>
        </w:rPr>
      </w:pPr>
      <w:commentRangeStart w:id="23"/>
      <w:r w:rsidRPr="00916B26">
        <w:rPr>
          <w:rFonts w:ascii="Arial" w:hAnsi="Arial" w:eastAsia="Arial" w:cs="Arial"/>
          <w:color w:val="4A86E8"/>
        </w:rPr>
        <w:t>[Figure 1]</w:t>
      </w:r>
    </w:p>
    <w:p w:rsidRPr="00916B26" w:rsidR="00551602" w:rsidP="00551602" w:rsidRDefault="00551602" w14:paraId="223BE4D9" w14:textId="77777777">
      <w:pPr>
        <w:spacing w:before="200"/>
        <w:jc w:val="both"/>
        <w:rPr>
          <w:rFonts w:ascii="Arial" w:hAnsi="Arial" w:eastAsia="Arial" w:cs="Arial"/>
        </w:rPr>
      </w:pPr>
      <w:r w:rsidRPr="00916B26">
        <w:rPr>
          <w:rFonts w:ascii="Arial" w:hAnsi="Arial" w:eastAsia="Arial" w:cs="Arial"/>
          <w:noProof/>
          <w:lang w:val="ca-ES"/>
        </w:rPr>
        <w:drawing>
          <wp:inline distT="114300" distB="114300" distL="114300" distR="114300" wp14:anchorId="6EC72DF3" wp14:editId="6A3AAA4D">
            <wp:extent cx="5731200" cy="2438400"/>
            <wp:effectExtent l="0" t="0" r="0" 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2438400"/>
                    </a:xfrm>
                    <a:prstGeom prst="rect">
                      <a:avLst/>
                    </a:prstGeom>
                    <a:ln/>
                  </pic:spPr>
                </pic:pic>
              </a:graphicData>
            </a:graphic>
          </wp:inline>
        </w:drawing>
      </w:r>
      <w:commentRangeEnd w:id="23"/>
      <w:r>
        <w:rPr>
          <w:rStyle w:val="CommentReference"/>
        </w:rPr>
        <w:commentReference w:id="23"/>
      </w:r>
    </w:p>
    <w:p w:rsidRPr="00916B26" w:rsidR="00551602" w:rsidRDefault="00551602" w14:paraId="2402F72F" w14:textId="77777777">
      <w:pPr>
        <w:tabs>
          <w:tab w:val="clear" w:pos="2053"/>
        </w:tabs>
        <w:autoSpaceDE w:val="0"/>
        <w:autoSpaceDN w:val="0"/>
        <w:adjustRightInd w:val="0"/>
        <w:spacing w:line="240" w:lineRule="auto"/>
        <w:rPr>
          <w:rFonts w:ascii="Arial" w:hAnsi="Arial" w:eastAsia="Arial" w:cs="Arial"/>
        </w:rPr>
        <w:pPrChange w:author="de Sanjose, Silvia" w:date="2020-12-17T19:07:00Z" w:id="24">
          <w:pPr>
            <w:spacing w:before="200"/>
            <w:jc w:val="both"/>
          </w:pPr>
        </w:pPrChange>
      </w:pPr>
    </w:p>
    <w:p w:rsidR="00896DE9" w:rsidRDefault="007E5DB8" w14:paraId="2B443E2F" w14:textId="77777777">
      <w:pPr>
        <w:spacing w:before="200"/>
        <w:jc w:val="both"/>
        <w:rPr>
          <w:ins w:author="Robles Hellin, Claudia" w:date="2020-12-18T11:04:00Z" w:id="25"/>
          <w:rFonts w:ascii="Arial" w:hAnsi="Arial" w:eastAsia="Arial" w:cs="Arial"/>
        </w:rPr>
      </w:pPr>
      <w:r w:rsidRPr="00916B26">
        <w:rPr>
          <w:rFonts w:ascii="Arial" w:hAnsi="Arial" w:eastAsia="Arial" w:cs="Arial"/>
        </w:rPr>
        <w:t>The disease process begins with the exposure to ris</w:t>
      </w:r>
      <w:r w:rsidRPr="00916B26" w:rsidR="006E7FC5">
        <w:rPr>
          <w:rFonts w:ascii="Arial" w:hAnsi="Arial" w:eastAsia="Arial" w:cs="Arial"/>
        </w:rPr>
        <w:t>k factors in a susceptible host</w:t>
      </w:r>
      <w:ins w:author="de Sanjose, Silvia" w:date="2020-12-17T19:15:00Z" w:id="26">
        <w:r w:rsidR="00333F88">
          <w:rPr>
            <w:rFonts w:ascii="Arial" w:hAnsi="Arial" w:eastAsia="Arial" w:cs="Arial"/>
          </w:rPr>
          <w:t xml:space="preserve"> in our case exposure to oncogenic HPV types</w:t>
        </w:r>
      </w:ins>
      <w:r w:rsidRPr="00916B26" w:rsidR="00916B26">
        <w:rPr>
          <w:rFonts w:ascii="Arial" w:hAnsi="Arial" w:eastAsia="Arial" w:cs="Arial"/>
        </w:rPr>
        <w:t xml:space="preserve"> </w:t>
      </w:r>
      <w:r w:rsidRPr="00916B26" w:rsidR="00916B26">
        <w:rPr>
          <w:rFonts w:ascii="Arial" w:hAnsi="Arial" w:eastAsia="Arial" w:cs="Arial"/>
        </w:rPr>
        <w:fldChar w:fldCharType="begin"/>
      </w:r>
      <w:r w:rsidR="00FB6E81">
        <w:rPr>
          <w:rFonts w:ascii="Arial" w:hAnsi="Arial" w:eastAsia="Arial" w:cs="Arial"/>
        </w:rPr>
        <w:instrText xml:space="preserve"> ADDIN ZOTERO_ITEM CSL_CITATION {"citationID":"lcJdM6L7","properties":{"formattedCitation":"(1)","plainCitation":"(1)","noteIndex":0},"citationItems":[{"id":"a5lc9phV/dQQhazgQ","uris":["http://zotero.org/users/1513738/items/U9CGHYP8"],"uri":["http://zotero.org/users/1513738/items/U9CGHYP8"],"itemData":{"id":2993,"type":"webpage","language":"en-us","title":"Principles of Epidemiology | Lesson 1 - Section 9","URL":"http://www.cdc.gov/csels/dsepd/ss1978/lesson1/section9.html","accessed":{"date-parts":[["2020",11,20]]},"issued":{"date-parts":[["2020",5,11]]}}}],"schema":"https://github.com/citation-style-language/schema/raw/master/csl-citation.json"} </w:instrText>
      </w:r>
      <w:r w:rsidRPr="00916B26" w:rsidR="00916B26">
        <w:rPr>
          <w:rFonts w:ascii="Arial" w:hAnsi="Arial" w:eastAsia="Arial" w:cs="Arial"/>
        </w:rPr>
        <w:fldChar w:fldCharType="separate"/>
      </w:r>
      <w:r w:rsidRPr="00916B26" w:rsidR="00916B26">
        <w:rPr>
          <w:rFonts w:ascii="Arial" w:hAnsi="Arial" w:cs="Arial"/>
        </w:rPr>
        <w:t>(1)</w:t>
      </w:r>
      <w:r w:rsidRPr="00916B26" w:rsidR="00916B26">
        <w:rPr>
          <w:rFonts w:ascii="Arial" w:hAnsi="Arial" w:eastAsia="Arial" w:cs="Arial"/>
        </w:rPr>
        <w:fldChar w:fldCharType="end"/>
      </w:r>
      <w:r w:rsidRPr="00916B26">
        <w:rPr>
          <w:rFonts w:ascii="Arial" w:hAnsi="Arial" w:eastAsia="Arial" w:cs="Arial"/>
        </w:rPr>
        <w:fldChar w:fldCharType="begin"/>
      </w:r>
      <w:r w:rsidRPr="00916B26">
        <w:rPr>
          <w:rFonts w:ascii="Arial" w:hAnsi="Arial" w:eastAsia="Arial" w:cs="Arial"/>
        </w:rPr>
        <w:instrText xml:space="preserve"> QUOTE {Citation} \* MERGEFORMAT </w:instrText>
      </w:r>
      <w:r w:rsidRPr="00916B26">
        <w:rPr>
          <w:rFonts w:ascii="Arial" w:hAnsi="Arial" w:eastAsia="Arial" w:cs="Arial"/>
        </w:rPr>
        <w:fldChar w:fldCharType="end"/>
      </w:r>
      <w:r w:rsidRPr="00916B26">
        <w:rPr>
          <w:rFonts w:ascii="Arial" w:hAnsi="Arial" w:eastAsia="Arial" w:cs="Arial"/>
        </w:rPr>
        <w:t xml:space="preserve">. </w:t>
      </w:r>
    </w:p>
    <w:p w:rsidR="004C75F4" w:rsidRDefault="007E5DB8" w14:paraId="069F7E43" w14:textId="77777777">
      <w:pPr>
        <w:spacing w:before="200"/>
        <w:jc w:val="both"/>
        <w:rPr>
          <w:ins w:author="Robles Hellin, Claudia" w:date="2020-12-18T11:05:00Z" w:id="27"/>
          <w:rFonts w:ascii="Arial" w:hAnsi="Arial" w:eastAsia="Arial" w:cs="Arial"/>
        </w:rPr>
      </w:pPr>
      <w:r w:rsidRPr="00916B26">
        <w:rPr>
          <w:rFonts w:ascii="Arial" w:hAnsi="Arial" w:eastAsia="Arial" w:cs="Arial"/>
        </w:rPr>
        <w:t xml:space="preserve">After this, the disease process is triggered and pathological changes start, normally without the individual being aware of them (asymptomatic). This is known as the subclinical stage of disease </w:t>
      </w:r>
      <w:del w:author="de Sanjose, Silvia" w:date="2020-12-17T19:13:00Z" w:id="28">
        <w:r w:rsidRPr="00916B26" w:rsidDel="00333F88">
          <w:rPr>
            <w:rFonts w:ascii="Arial" w:hAnsi="Arial" w:eastAsia="Arial" w:cs="Arial"/>
          </w:rPr>
          <w:delText xml:space="preserve">and it is also known as incubation period for infectious diseases, and the </w:delText>
        </w:r>
      </w:del>
      <w:ins w:author="de Sanjose, Silvia" w:date="2020-12-17T19:13:00Z" w:id="29">
        <w:r w:rsidR="00333F88">
          <w:rPr>
            <w:rFonts w:ascii="Arial" w:hAnsi="Arial" w:eastAsia="Arial" w:cs="Arial"/>
          </w:rPr>
          <w:t xml:space="preserve"> or the </w:t>
        </w:r>
      </w:ins>
      <w:r w:rsidRPr="00916B26">
        <w:rPr>
          <w:rFonts w:ascii="Arial" w:hAnsi="Arial" w:eastAsia="Arial" w:cs="Arial"/>
        </w:rPr>
        <w:t>latency period</w:t>
      </w:r>
      <w:del w:author="de Sanjose, Silvia" w:date="2020-12-17T19:13:00Z" w:id="30">
        <w:r w:rsidRPr="00916B26" w:rsidDel="00333F88">
          <w:rPr>
            <w:rFonts w:ascii="Arial" w:hAnsi="Arial" w:eastAsia="Arial" w:cs="Arial"/>
          </w:rPr>
          <w:delText xml:space="preserve"> for chronic diseases</w:delText>
        </w:r>
      </w:del>
      <w:r w:rsidRPr="00916B26">
        <w:rPr>
          <w:rFonts w:ascii="Arial" w:hAnsi="Arial" w:eastAsia="Arial" w:cs="Arial"/>
        </w:rPr>
        <w:t xml:space="preserve">. This period </w:t>
      </w:r>
      <w:ins w:author="de Sanjose, Silvia" w:date="2020-12-17T19:14:00Z" w:id="31">
        <w:r w:rsidR="00333F88">
          <w:rPr>
            <w:rFonts w:ascii="Arial" w:hAnsi="Arial" w:eastAsia="Arial" w:cs="Arial"/>
          </w:rPr>
          <w:t>in cervical cancer can take decades</w:t>
        </w:r>
      </w:ins>
      <w:del w:author="de Sanjose, Silvia" w:date="2020-12-17T19:14:00Z" w:id="32">
        <w:r w:rsidRPr="00916B26" w:rsidDel="00333F88">
          <w:rPr>
            <w:rFonts w:ascii="Arial" w:hAnsi="Arial" w:eastAsia="Arial" w:cs="Arial"/>
          </w:rPr>
          <w:delText>can be very short or very long, taking in some cases decades to occur, especially when talking about cancer</w:delText>
        </w:r>
      </w:del>
      <w:r w:rsidRPr="00916B26">
        <w:rPr>
          <w:rFonts w:ascii="Arial" w:hAnsi="Arial" w:eastAsia="Arial" w:cs="Arial"/>
        </w:rPr>
        <w:t>. Although disease is not apparent, pathological changes can be detected with different methods (</w:t>
      </w:r>
      <w:del w:author="de Sanjose, Silvia" w:date="2020-12-17T19:14:00Z" w:id="33">
        <w:r w:rsidRPr="00916B26" w:rsidDel="00333F88">
          <w:rPr>
            <w:rFonts w:ascii="Arial" w:hAnsi="Arial" w:eastAsia="Arial" w:cs="Arial"/>
          </w:rPr>
          <w:delText>laboratory, radiographic</w:delText>
        </w:r>
      </w:del>
      <w:ins w:author="de Sanjose, Silvia" w:date="2020-12-17T19:14:00Z" w:id="34">
        <w:r w:rsidR="00333F88">
          <w:rPr>
            <w:rFonts w:ascii="Arial" w:hAnsi="Arial" w:eastAsia="Arial" w:cs="Arial"/>
          </w:rPr>
          <w:t>cytology, testing of the risk factor HPV</w:t>
        </w:r>
      </w:ins>
      <w:r w:rsidRPr="00916B26">
        <w:rPr>
          <w:rFonts w:ascii="Arial" w:hAnsi="Arial" w:eastAsia="Arial" w:cs="Arial"/>
        </w:rPr>
        <w:t xml:space="preserve">), </w:t>
      </w:r>
    </w:p>
    <w:p w:rsidRPr="00916B26" w:rsidR="00CC36F6" w:rsidRDefault="007E5DB8" w14:paraId="30B1BE8E" w14:textId="5B9BE4A5">
      <w:pPr>
        <w:spacing w:before="200"/>
        <w:jc w:val="both"/>
        <w:rPr>
          <w:rFonts w:ascii="Arial" w:hAnsi="Arial" w:eastAsia="Arial" w:cs="Arial"/>
        </w:rPr>
      </w:pPr>
      <w:r w:rsidRPr="00916B26">
        <w:rPr>
          <w:rFonts w:ascii="Arial" w:hAnsi="Arial" w:eastAsia="Arial" w:cs="Arial"/>
        </w:rPr>
        <w:t xml:space="preserve">setting the importance of </w:t>
      </w:r>
      <w:proofErr w:type="gramStart"/>
      <w:r w:rsidRPr="00916B26">
        <w:rPr>
          <w:rFonts w:ascii="Arial" w:hAnsi="Arial" w:eastAsia="Arial" w:cs="Arial"/>
        </w:rPr>
        <w:t>screening, since</w:t>
      </w:r>
      <w:proofErr w:type="gramEnd"/>
      <w:r w:rsidRPr="00916B26">
        <w:rPr>
          <w:rFonts w:ascii="Arial" w:hAnsi="Arial" w:eastAsia="Arial" w:cs="Arial"/>
        </w:rPr>
        <w:t xml:space="preserve"> intervention at this stage is likely to be more effective. After this period, the diseases start to be symptomatic and it is when individuals look for medical assistance. The presentation and course of </w:t>
      </w:r>
      <w:del w:author="de Sanjose, Silvia" w:date="2020-12-17T19:15:00Z" w:id="35">
        <w:r w:rsidRPr="00916B26" w:rsidDel="00333F88">
          <w:rPr>
            <w:rFonts w:ascii="Arial" w:hAnsi="Arial" w:eastAsia="Arial" w:cs="Arial"/>
          </w:rPr>
          <w:delText>human disease</w:delText>
        </w:r>
      </w:del>
      <w:ins w:author="de Sanjose, Silvia" w:date="2020-12-17T19:15:00Z" w:id="36">
        <w:r w:rsidR="00333F88">
          <w:rPr>
            <w:rFonts w:ascii="Arial" w:hAnsi="Arial" w:eastAsia="Arial" w:cs="Arial"/>
          </w:rPr>
          <w:t xml:space="preserve">cancer will </w:t>
        </w:r>
      </w:ins>
      <w:del w:author="de Sanjose, Silvia" w:date="2020-12-17T19:15:00Z" w:id="37">
        <w:r w:rsidRPr="00916B26" w:rsidDel="00333F88">
          <w:rPr>
            <w:rFonts w:ascii="Arial" w:hAnsi="Arial" w:eastAsia="Arial" w:cs="Arial"/>
          </w:rPr>
          <w:delText xml:space="preserve"> tends to</w:delText>
        </w:r>
      </w:del>
      <w:r w:rsidRPr="00916B26">
        <w:rPr>
          <w:rFonts w:ascii="Arial" w:hAnsi="Arial" w:eastAsia="Arial" w:cs="Arial"/>
        </w:rPr>
        <w:t xml:space="preserve"> vary </w:t>
      </w:r>
      <w:del w:author="de Sanjose, Silvia" w:date="2020-12-17T19:15:00Z" w:id="38">
        <w:r w:rsidRPr="00916B26" w:rsidDel="00333F88">
          <w:rPr>
            <w:rFonts w:ascii="Arial" w:hAnsi="Arial" w:eastAsia="Arial" w:cs="Arial"/>
          </w:rPr>
          <w:delText>a lot</w:delText>
        </w:r>
      </w:del>
      <w:r w:rsidRPr="00916B26">
        <w:rPr>
          <w:rFonts w:ascii="Arial" w:hAnsi="Arial" w:eastAsia="Arial" w:cs="Arial"/>
        </w:rPr>
        <w:t xml:space="preserve"> in different individuals and </w:t>
      </w:r>
      <w:r w:rsidRPr="00916B26">
        <w:rPr>
          <w:rFonts w:ascii="Arial" w:hAnsi="Arial" w:eastAsia="Arial" w:cs="Arial"/>
        </w:rPr>
        <w:lastRenderedPageBreak/>
        <w:t xml:space="preserve">contexts, even for the same disease. In some, the disease process may never progress to </w:t>
      </w:r>
      <w:del w:author="de Sanjose, Silvia" w:date="2020-12-17T19:16:00Z" w:id="39">
        <w:r w:rsidRPr="00916B26" w:rsidDel="00333F88">
          <w:rPr>
            <w:rFonts w:ascii="Arial" w:hAnsi="Arial" w:eastAsia="Arial" w:cs="Arial"/>
          </w:rPr>
          <w:delText>clinically apparent illness</w:delText>
        </w:r>
      </w:del>
      <w:ins w:author="de Sanjose, Silvia" w:date="2020-12-17T19:16:00Z" w:id="40">
        <w:r w:rsidR="00333F88">
          <w:rPr>
            <w:rFonts w:ascii="Arial" w:hAnsi="Arial" w:eastAsia="Arial" w:cs="Arial"/>
          </w:rPr>
          <w:t>cancer</w:t>
        </w:r>
      </w:ins>
      <w:r w:rsidRPr="00916B26">
        <w:rPr>
          <w:rFonts w:ascii="Arial" w:hAnsi="Arial" w:eastAsia="Arial" w:cs="Arial"/>
        </w:rPr>
        <w:t xml:space="preserve">. In others, the process may result in severe or fatal illness. This is called the spectrum of disease. Ultimately, the disease process ends either in recovery, </w:t>
      </w:r>
      <w:proofErr w:type="gramStart"/>
      <w:r w:rsidRPr="00916B26">
        <w:rPr>
          <w:rFonts w:ascii="Arial" w:hAnsi="Arial" w:eastAsia="Arial" w:cs="Arial"/>
        </w:rPr>
        <w:t>disability</w:t>
      </w:r>
      <w:proofErr w:type="gramEnd"/>
      <w:r w:rsidRPr="00916B26">
        <w:rPr>
          <w:rFonts w:ascii="Arial" w:hAnsi="Arial" w:eastAsia="Arial" w:cs="Arial"/>
        </w:rPr>
        <w:t xml:space="preserve"> or death.</w:t>
      </w:r>
    </w:p>
    <w:p w:rsidRPr="00916B26" w:rsidR="00CC36F6" w:rsidRDefault="007E5DB8" w14:paraId="2DE829F9" w14:textId="01BC566C">
      <w:pPr>
        <w:spacing w:before="200"/>
        <w:jc w:val="both"/>
        <w:rPr>
          <w:rFonts w:ascii="Arial" w:hAnsi="Arial" w:eastAsia="Arial" w:cs="Arial"/>
        </w:rPr>
      </w:pPr>
      <w:r w:rsidRPr="00916B26">
        <w:rPr>
          <w:rFonts w:ascii="Arial" w:hAnsi="Arial" w:eastAsia="Arial" w:cs="Arial"/>
          <w:color w:val="4A86E8"/>
        </w:rPr>
        <w:t>[Example]</w:t>
      </w:r>
      <w:r w:rsidRPr="00916B26">
        <w:rPr>
          <w:rFonts w:ascii="Arial" w:hAnsi="Arial" w:eastAsia="Arial" w:cs="Arial"/>
        </w:rPr>
        <w:t xml:space="preserve"> </w:t>
      </w:r>
      <w:commentRangeStart w:id="41"/>
      <w:r w:rsidRPr="00916B26">
        <w:rPr>
          <w:rFonts w:ascii="Arial" w:hAnsi="Arial" w:eastAsia="Arial" w:cs="Arial"/>
        </w:rPr>
        <w:t xml:space="preserve">For cancer, the exposure may be a factor that initiates the process, such as asbestos </w:t>
      </w:r>
      <w:r w:rsidRPr="00916B26" w:rsidR="00523304">
        <w:rPr>
          <w:rFonts w:ascii="Arial" w:hAnsi="Arial" w:eastAsia="Arial" w:cs="Arial"/>
        </w:rPr>
        <w:t>fibres</w:t>
      </w:r>
      <w:r w:rsidRPr="00916B26">
        <w:rPr>
          <w:rFonts w:ascii="Arial" w:hAnsi="Arial" w:eastAsia="Arial" w:cs="Arial"/>
        </w:rPr>
        <w:t xml:space="preserve"> or components in tobacco smoke (for lung cancer)</w:t>
      </w:r>
      <w:ins w:author="Claudia Robles Hellin" w:date="2020-11-26T07:28:00Z" w:id="42">
        <w:r w:rsidR="0074623D">
          <w:rPr>
            <w:rFonts w:ascii="Arial" w:hAnsi="Arial" w:eastAsia="Arial" w:cs="Arial"/>
          </w:rPr>
          <w:t xml:space="preserve"> and</w:t>
        </w:r>
      </w:ins>
      <w:del w:author="Claudia Robles Hellin" w:date="2020-11-26T07:28:00Z" w:id="43">
        <w:r w:rsidRPr="00916B26" w:rsidDel="0074623D">
          <w:rPr>
            <w:rFonts w:ascii="Arial" w:hAnsi="Arial" w:eastAsia="Arial" w:cs="Arial"/>
          </w:rPr>
          <w:delText>,</w:delText>
        </w:r>
      </w:del>
      <w:r w:rsidRPr="00916B26">
        <w:rPr>
          <w:rFonts w:ascii="Arial" w:hAnsi="Arial" w:eastAsia="Arial" w:cs="Arial"/>
        </w:rPr>
        <w:t xml:space="preserve"> exposure to HPV (for cervical cancer)</w:t>
      </w:r>
      <w:del w:author="Claudia Robles Hellin" w:date="2020-11-26T07:29:00Z" w:id="44">
        <w:r w:rsidRPr="00916B26" w:rsidDel="0074623D">
          <w:rPr>
            <w:rFonts w:ascii="Arial" w:hAnsi="Arial" w:eastAsia="Arial" w:cs="Arial"/>
          </w:rPr>
          <w:delText>,</w:delText>
        </w:r>
      </w:del>
      <w:r w:rsidRPr="00916B26">
        <w:rPr>
          <w:rFonts w:ascii="Arial" w:hAnsi="Arial" w:eastAsia="Arial" w:cs="Arial"/>
        </w:rPr>
        <w:t xml:space="preserve"> among others. After those exposures, changes in the host start and they are imperceptible for such long periods of time. In this moment is when screening is possible to early detect </w:t>
      </w:r>
      <w:ins w:author="Claudia Robles Hellin" w:date="2020-11-26T07:28:00Z" w:id="45">
        <w:r w:rsidR="0074623D">
          <w:rPr>
            <w:rFonts w:ascii="Arial" w:hAnsi="Arial" w:eastAsia="Arial" w:cs="Arial"/>
          </w:rPr>
          <w:t xml:space="preserve">the </w:t>
        </w:r>
      </w:ins>
      <w:r w:rsidRPr="00916B26">
        <w:rPr>
          <w:rFonts w:ascii="Arial" w:hAnsi="Arial" w:eastAsia="Arial" w:cs="Arial"/>
        </w:rPr>
        <w:t>disease</w:t>
      </w:r>
      <w:del w:author="Claudia Robles Hellin" w:date="2020-11-26T07:28:00Z" w:id="46">
        <w:r w:rsidRPr="00916B26" w:rsidDel="00F61B19">
          <w:rPr>
            <w:rFonts w:ascii="Arial" w:hAnsi="Arial" w:eastAsia="Arial" w:cs="Arial"/>
          </w:rPr>
          <w:delText>,</w:delText>
        </w:r>
      </w:del>
      <w:r w:rsidRPr="00916B26">
        <w:rPr>
          <w:rFonts w:ascii="Arial" w:hAnsi="Arial" w:eastAsia="Arial" w:cs="Arial"/>
        </w:rPr>
        <w:t xml:space="preserve"> before </w:t>
      </w:r>
      <w:r w:rsidR="00523304">
        <w:rPr>
          <w:rFonts w:ascii="Arial" w:hAnsi="Arial" w:eastAsia="Arial" w:cs="Arial"/>
        </w:rPr>
        <w:t>symptoms start</w:t>
      </w:r>
      <w:r w:rsidRPr="00916B26">
        <w:rPr>
          <w:rFonts w:ascii="Arial" w:hAnsi="Arial" w:eastAsia="Arial" w:cs="Arial"/>
        </w:rPr>
        <w:t>.</w:t>
      </w:r>
      <w:commentRangeEnd w:id="41"/>
      <w:r w:rsidR="00333F88">
        <w:rPr>
          <w:rStyle w:val="CommentReference"/>
        </w:rPr>
        <w:commentReference w:id="41"/>
      </w:r>
    </w:p>
    <w:p w:rsidRPr="00916B26" w:rsidR="00CC36F6" w:rsidRDefault="007E5DB8" w14:paraId="3E9F0DDF" w14:textId="1CB1121F">
      <w:pPr>
        <w:spacing w:before="200"/>
        <w:jc w:val="both"/>
        <w:rPr>
          <w:rFonts w:ascii="Arial" w:hAnsi="Arial" w:eastAsia="Arial" w:cs="Arial"/>
        </w:rPr>
      </w:pPr>
      <w:r w:rsidRPr="00916B26">
        <w:rPr>
          <w:rFonts w:ascii="Arial" w:hAnsi="Arial" w:eastAsia="Arial" w:cs="Arial"/>
          <w:i/>
        </w:rPr>
        <w:t>Primary prevention</w:t>
      </w:r>
      <w:r w:rsidRPr="00916B26">
        <w:rPr>
          <w:rFonts w:ascii="Arial" w:hAnsi="Arial" w:eastAsia="Arial" w:cs="Arial"/>
        </w:rPr>
        <w:t xml:space="preserve"> </w:t>
      </w:r>
      <w:r w:rsidRPr="00916B26" w:rsidR="00916B26">
        <w:rPr>
          <w:rFonts w:ascii="Arial" w:hAnsi="Arial" w:eastAsia="Arial" w:cs="Arial"/>
        </w:rPr>
        <w:fldChar w:fldCharType="begin"/>
      </w:r>
      <w:r w:rsidR="00FB6E81">
        <w:rPr>
          <w:rFonts w:ascii="Arial" w:hAnsi="Arial" w:eastAsia="Arial" w:cs="Arial"/>
        </w:rPr>
        <w:instrText xml:space="preserve"> ADDIN ZOTERO_ITEM CSL_CITATION {"citationID":"G6Gp9zNx","properties":{"formattedCitation":"(2)","plainCitation":"(2)","noteIndex":0},"citationItems":[{"id":"a5lc9phV/2LIcAkGE","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sidRPr="00916B26" w:rsidR="00916B26">
        <w:rPr>
          <w:rFonts w:ascii="Arial" w:hAnsi="Arial" w:eastAsia="Arial" w:cs="Arial"/>
        </w:rPr>
        <w:fldChar w:fldCharType="separate"/>
      </w:r>
      <w:r w:rsidRPr="00916B26" w:rsidR="00916B26">
        <w:rPr>
          <w:rFonts w:ascii="Arial" w:hAnsi="Arial" w:cs="Arial"/>
        </w:rPr>
        <w:t>(2)</w:t>
      </w:r>
      <w:r w:rsidRPr="00916B26" w:rsidR="00916B26">
        <w:rPr>
          <w:rFonts w:ascii="Arial" w:hAnsi="Arial" w:eastAsia="Arial" w:cs="Arial"/>
        </w:rPr>
        <w:fldChar w:fldCharType="end"/>
      </w:r>
      <w:r w:rsidRPr="00916B26" w:rsidR="00916B26">
        <w:rPr>
          <w:rFonts w:ascii="Arial" w:hAnsi="Arial" w:eastAsia="Arial" w:cs="Arial"/>
        </w:rPr>
        <w:t xml:space="preserve"> </w:t>
      </w:r>
      <w:r w:rsidRPr="00916B26">
        <w:rPr>
          <w:rFonts w:ascii="Arial" w:hAnsi="Arial" w:eastAsia="Arial" w:cs="Arial"/>
        </w:rPr>
        <w:t>focuses on protecting healthy individuals from the biological onset of disease. Therefore, primary prevention strategies aim to reduce the incidence of disease by eliminating exposure to risk factors or by increasing population resistance to risk factors. Primary prevention includes health promotion and health protection interventions.</w:t>
      </w:r>
      <w:ins w:author="de Sanjose, Silvia" w:date="2020-12-17T19:18:00Z" w:id="47">
        <w:r w:rsidR="00333F88">
          <w:rPr>
            <w:rFonts w:ascii="Arial" w:hAnsi="Arial" w:eastAsia="Arial" w:cs="Arial"/>
          </w:rPr>
          <w:t xml:space="preserve"> In cervical cancer the main primary </w:t>
        </w:r>
        <w:r w:rsidR="00372B68">
          <w:rPr>
            <w:rFonts w:ascii="Arial" w:hAnsi="Arial" w:eastAsia="Arial" w:cs="Arial"/>
          </w:rPr>
          <w:t>prevention action will be to avoid HPV exposure through vaccination</w:t>
        </w:r>
      </w:ins>
      <w:ins w:author="de Sanjose, Silvia" w:date="2020-12-17T19:19:00Z" w:id="48">
        <w:r w:rsidR="00372B68">
          <w:rPr>
            <w:rFonts w:ascii="Arial" w:hAnsi="Arial" w:eastAsia="Arial" w:cs="Arial"/>
          </w:rPr>
          <w:t xml:space="preserve">. </w:t>
        </w:r>
      </w:ins>
      <w:ins w:author="de Sanjose, Silvia" w:date="2020-12-17T19:18:00Z" w:id="49">
        <w:r w:rsidR="00333F88">
          <w:rPr>
            <w:rFonts w:ascii="Arial" w:hAnsi="Arial" w:eastAsia="Arial" w:cs="Arial"/>
          </w:rPr>
          <w:t xml:space="preserve"> </w:t>
        </w:r>
      </w:ins>
    </w:p>
    <w:p w:rsidRPr="00916B26" w:rsidR="00CC36F6" w:rsidRDefault="007E5DB8" w14:paraId="76E40ABC" w14:textId="0A8FAC87">
      <w:pPr>
        <w:spacing w:before="200"/>
        <w:jc w:val="both"/>
        <w:rPr>
          <w:rFonts w:ascii="Arial" w:hAnsi="Arial" w:eastAsia="Arial" w:cs="Arial"/>
        </w:rPr>
      </w:pPr>
      <w:r w:rsidRPr="00916B26">
        <w:rPr>
          <w:rFonts w:ascii="Arial" w:hAnsi="Arial" w:eastAsia="Arial" w:cs="Arial"/>
          <w:i/>
        </w:rPr>
        <w:t>Secondary preventio</w:t>
      </w:r>
      <w:r w:rsidRPr="00916B26">
        <w:rPr>
          <w:rFonts w:ascii="Arial" w:hAnsi="Arial" w:eastAsia="Arial" w:cs="Arial"/>
        </w:rPr>
        <w:t>n (</w:t>
      </w:r>
      <w:commentRangeStart w:id="50"/>
      <w:r w:rsidRPr="00916B26">
        <w:rPr>
          <w:rFonts w:ascii="Arial" w:hAnsi="Arial" w:eastAsia="Arial" w:cs="Arial"/>
        </w:rPr>
        <w:t>screening</w:t>
      </w:r>
      <w:commentRangeEnd w:id="50"/>
      <w:r w:rsidR="00C11468">
        <w:rPr>
          <w:rStyle w:val="CommentReference"/>
        </w:rPr>
        <w:commentReference w:id="50"/>
      </w:r>
      <w:r w:rsidRPr="00916B26">
        <w:rPr>
          <w:rFonts w:ascii="Arial" w:hAnsi="Arial" w:eastAsia="Arial" w:cs="Arial"/>
        </w:rPr>
        <w:t>)</w:t>
      </w:r>
      <w:r w:rsidRPr="00916B26" w:rsidR="00916B26">
        <w:rPr>
          <w:rFonts w:ascii="Arial" w:hAnsi="Arial" w:eastAsia="Arial" w:cs="Arial"/>
        </w:rPr>
        <w:t xml:space="preserve"> </w:t>
      </w:r>
      <w:r w:rsidRPr="00916B26" w:rsidR="00916B26">
        <w:rPr>
          <w:rFonts w:ascii="Arial" w:hAnsi="Arial" w:eastAsia="Arial" w:cs="Arial"/>
        </w:rPr>
        <w:fldChar w:fldCharType="begin"/>
      </w:r>
      <w:r w:rsidR="00FB6E81">
        <w:rPr>
          <w:rFonts w:ascii="Arial" w:hAnsi="Arial" w:eastAsia="Arial" w:cs="Arial"/>
        </w:rPr>
        <w:instrText xml:space="preserve"> ADDIN ZOTERO_ITEM CSL_CITATION {"citationID":"XZiCPXYd","properties":{"formattedCitation":"(2)","plainCitation":"(2)","noteIndex":0},"citationItems":[{"id":"a5lc9phV/2LIcAkGE","uris":["http://zotero.org/users/1513738/items/BZCXRP3Y"],"uri":["http://zotero.org/users/1513738/items/BZCXRP3Y"],"itemData":{"id":2971,"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sidRPr="00916B26" w:rsidR="00916B26">
        <w:rPr>
          <w:rFonts w:ascii="Arial" w:hAnsi="Arial" w:eastAsia="Arial" w:cs="Arial"/>
        </w:rPr>
        <w:fldChar w:fldCharType="separate"/>
      </w:r>
      <w:r w:rsidRPr="00916B26" w:rsidR="00916B26">
        <w:rPr>
          <w:rFonts w:ascii="Arial" w:hAnsi="Arial" w:cs="Arial"/>
        </w:rPr>
        <w:t>(2)</w:t>
      </w:r>
      <w:r w:rsidRPr="00916B26" w:rsidR="00916B26">
        <w:rPr>
          <w:rFonts w:ascii="Arial" w:hAnsi="Arial" w:eastAsia="Arial" w:cs="Arial"/>
        </w:rPr>
        <w:fldChar w:fldCharType="end"/>
      </w:r>
      <w:r w:rsidRPr="00916B26">
        <w:rPr>
          <w:rFonts w:ascii="Arial" w:hAnsi="Arial" w:eastAsia="Arial" w:cs="Arial"/>
        </w:rPr>
        <w:t>, consists of the systematic application of safe, easy-to-use and economically affordable tests, to provide early detection of disease (during preclinical stage) followed by timely treatment. Secondary prevention objective is to identify the existence of health problems before they get worse, when signs and symptoms of the disease are not yet apparent, to provide treatment at an early stage to improve disease prognosis. Screening aims at reducing the disease prevalence by shortening its duration, to reduce the incidence of complications associated with the disease and to increase the quality of life of those affected by the disease.</w:t>
      </w:r>
      <w:ins w:author="de Sanjose, Silvia" w:date="2020-12-17T19:19:00Z" w:id="51">
        <w:r w:rsidR="00372B68">
          <w:rPr>
            <w:rFonts w:ascii="Arial" w:hAnsi="Arial" w:eastAsia="Arial" w:cs="Arial"/>
          </w:rPr>
          <w:t xml:space="preserve"> In c</w:t>
        </w:r>
      </w:ins>
      <w:ins w:author="de Sanjose, Silvia" w:date="2020-12-17T19:20:00Z" w:id="52">
        <w:r w:rsidR="00372B68">
          <w:rPr>
            <w:rFonts w:ascii="Arial" w:hAnsi="Arial" w:eastAsia="Arial" w:cs="Arial"/>
          </w:rPr>
          <w:t xml:space="preserve">ervical cancer secondary prevention will consist </w:t>
        </w:r>
        <w:proofErr w:type="gramStart"/>
        <w:r w:rsidR="00372B68">
          <w:rPr>
            <w:rFonts w:ascii="Arial" w:hAnsi="Arial" w:eastAsia="Arial" w:cs="Arial"/>
          </w:rPr>
          <w:t>on</w:t>
        </w:r>
        <w:proofErr w:type="gramEnd"/>
        <w:r w:rsidR="00372B68">
          <w:rPr>
            <w:rFonts w:ascii="Arial" w:hAnsi="Arial" w:eastAsia="Arial" w:cs="Arial"/>
          </w:rPr>
          <w:t xml:space="preserve"> detection on precancerous lesions caused by the persistent infection of HPV</w:t>
        </w:r>
      </w:ins>
    </w:p>
    <w:p w:rsidRPr="00916B26" w:rsidR="00CC36F6" w:rsidRDefault="007E5DB8" w14:paraId="257CCFA0" w14:textId="77777777">
      <w:pPr>
        <w:spacing w:before="200"/>
        <w:jc w:val="both"/>
        <w:rPr>
          <w:rFonts w:ascii="Arial" w:hAnsi="Arial" w:eastAsia="Arial" w:cs="Arial"/>
        </w:rPr>
      </w:pPr>
      <w:r w:rsidRPr="00916B26">
        <w:rPr>
          <w:rFonts w:ascii="Arial" w:hAnsi="Arial" w:eastAsia="Arial" w:cs="Arial"/>
          <w:i/>
        </w:rPr>
        <w:t>Tertiary prevention</w:t>
      </w:r>
      <w:r w:rsidRPr="00916B26">
        <w:rPr>
          <w:rFonts w:ascii="Arial" w:hAnsi="Arial" w:eastAsia="Arial" w:cs="Arial"/>
        </w:rPr>
        <w:t xml:space="preserve"> aims to decrease the impact of an ongoing disease. It consists of managing long-term disease to avoid complications and relapses of disease </w:t>
      </w:r>
      <w:proofErr w:type="gramStart"/>
      <w:r w:rsidRPr="00916B26">
        <w:rPr>
          <w:rFonts w:ascii="Arial" w:hAnsi="Arial" w:eastAsia="Arial" w:cs="Arial"/>
        </w:rPr>
        <w:t>in order to</w:t>
      </w:r>
      <w:proofErr w:type="gramEnd"/>
      <w:r w:rsidRPr="00916B26">
        <w:rPr>
          <w:rFonts w:ascii="Arial" w:hAnsi="Arial" w:eastAsia="Arial" w:cs="Arial"/>
        </w:rPr>
        <w:t xml:space="preserve"> reduce morbidity and disability in people diagnosed with, and being treated for, </w:t>
      </w:r>
      <w:commentRangeStart w:id="53"/>
      <w:r w:rsidRPr="00916B26">
        <w:rPr>
          <w:rFonts w:ascii="Arial" w:hAnsi="Arial" w:eastAsia="Arial" w:cs="Arial"/>
        </w:rPr>
        <w:t>disease</w:t>
      </w:r>
      <w:commentRangeEnd w:id="53"/>
      <w:r w:rsidR="003E559A">
        <w:rPr>
          <w:rStyle w:val="CommentReference"/>
        </w:rPr>
        <w:commentReference w:id="53"/>
      </w:r>
      <w:r w:rsidRPr="00916B26">
        <w:rPr>
          <w:rFonts w:ascii="Arial" w:hAnsi="Arial" w:eastAsia="Arial" w:cs="Arial"/>
        </w:rPr>
        <w:t>.</w:t>
      </w:r>
    </w:p>
    <w:p w:rsidRPr="00916B26" w:rsidR="00CC36F6" w:rsidRDefault="00CC36F6" w14:paraId="4035F462" w14:textId="77777777">
      <w:pPr>
        <w:rPr>
          <w:rFonts w:ascii="Arial" w:hAnsi="Arial" w:eastAsia="Arial" w:cs="Arial"/>
          <w:color w:val="4A86E8"/>
        </w:rPr>
      </w:pPr>
    </w:p>
    <w:p w:rsidRPr="00916B26" w:rsidR="00CC36F6" w:rsidRDefault="007E5DB8" w14:paraId="6C53A436" w14:textId="77777777">
      <w:r w:rsidRPr="00916B26">
        <w:rPr>
          <w:rFonts w:ascii="Arial" w:hAnsi="Arial" w:eastAsia="Arial" w:cs="Arial"/>
          <w:color w:val="4A86E8"/>
        </w:rPr>
        <w:t>[Examples]</w:t>
      </w:r>
    </w:p>
    <w:tbl>
      <w:tblPr>
        <w:tblStyle w:val="7"/>
        <w:tblW w:w="933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55"/>
        <w:gridCol w:w="6975"/>
      </w:tblGrid>
      <w:tr w:rsidRPr="00916B26" w:rsidR="00CC36F6" w14:paraId="692C32CF" w14:textId="77777777">
        <w:tc>
          <w:tcPr>
            <w:tcW w:w="2355" w:type="dxa"/>
            <w:shd w:val="clear" w:color="auto" w:fill="auto"/>
            <w:tcMar>
              <w:top w:w="100" w:type="dxa"/>
              <w:left w:w="100" w:type="dxa"/>
              <w:bottom w:w="100" w:type="dxa"/>
              <w:right w:w="100" w:type="dxa"/>
            </w:tcMar>
          </w:tcPr>
          <w:p w:rsidRPr="00916B26" w:rsidR="00CC36F6" w:rsidRDefault="007E5DB8" w14:paraId="5FCF9BB5" w14:textId="77777777">
            <w:pPr>
              <w:widowControl w:val="0"/>
              <w:jc w:val="center"/>
              <w:rPr>
                <w:rFonts w:ascii="Arial" w:hAnsi="Arial" w:eastAsia="Arial" w:cs="Arial"/>
                <w:color w:val="4A86E8"/>
              </w:rPr>
            </w:pPr>
            <w:r w:rsidRPr="00916B26">
              <w:rPr>
                <w:rFonts w:ascii="Arial" w:hAnsi="Arial" w:eastAsia="Arial" w:cs="Arial"/>
                <w:i/>
              </w:rPr>
              <w:t>Primary prevention</w:t>
            </w:r>
          </w:p>
        </w:tc>
        <w:tc>
          <w:tcPr>
            <w:tcW w:w="6975" w:type="dxa"/>
            <w:shd w:val="clear" w:color="auto" w:fill="auto"/>
            <w:tcMar>
              <w:top w:w="100" w:type="dxa"/>
              <w:left w:w="100" w:type="dxa"/>
              <w:bottom w:w="100" w:type="dxa"/>
              <w:right w:w="100" w:type="dxa"/>
            </w:tcMar>
          </w:tcPr>
          <w:p w:rsidR="00CC36F6" w:rsidRDefault="007E5DB8" w14:paraId="3A9564C4" w14:textId="4B5A9DCA">
            <w:pPr>
              <w:widowControl w:val="0"/>
              <w:numPr>
                <w:ilvl w:val="0"/>
                <w:numId w:val="12"/>
              </w:numPr>
              <w:pBdr>
                <w:top w:val="nil"/>
                <w:left w:val="nil"/>
                <w:bottom w:val="nil"/>
                <w:right w:val="nil"/>
                <w:between w:val="nil"/>
              </w:pBdr>
              <w:rPr>
                <w:ins w:author="de Sanjose, Silvia" w:date="2020-12-17T19:21:00Z" w:id="54"/>
                <w:rFonts w:ascii="Arial" w:hAnsi="Arial" w:eastAsia="Arial" w:cs="Arial"/>
              </w:rPr>
            </w:pPr>
            <w:r w:rsidRPr="00916B26">
              <w:rPr>
                <w:rFonts w:ascii="Arial" w:hAnsi="Arial" w:eastAsia="Arial" w:cs="Arial"/>
              </w:rPr>
              <w:t>HPV</w:t>
            </w:r>
            <w:del w:author="de Sanjose, Silvia" w:date="2020-12-17T19:21:00Z" w:id="55">
              <w:r w:rsidRPr="00916B26" w:rsidDel="00372B68">
                <w:rPr>
                  <w:rFonts w:ascii="Arial" w:hAnsi="Arial" w:eastAsia="Arial" w:cs="Arial"/>
                </w:rPr>
                <w:delText>/HBV</w:delText>
              </w:r>
            </w:del>
            <w:r w:rsidRPr="00916B26">
              <w:rPr>
                <w:rFonts w:ascii="Arial" w:hAnsi="Arial" w:eastAsia="Arial" w:cs="Arial"/>
              </w:rPr>
              <w:t xml:space="preserve"> vaccination </w:t>
            </w:r>
            <w:del w:author="de Sanjose, Silvia" w:date="2020-12-17T19:21:00Z" w:id="56">
              <w:r w:rsidRPr="00916B26" w:rsidDel="00372B68">
                <w:rPr>
                  <w:rFonts w:ascii="Arial" w:hAnsi="Arial" w:eastAsia="Arial" w:cs="Arial"/>
                </w:rPr>
                <w:delText>to prevent cervical and hepatic cancer</w:delText>
              </w:r>
            </w:del>
            <w:ins w:author="de Sanjose, Silvia" w:date="2020-12-17T19:21:00Z" w:id="57">
              <w:r w:rsidR="00372B68">
                <w:rPr>
                  <w:rFonts w:ascii="Arial" w:hAnsi="Arial" w:eastAsia="Arial" w:cs="Arial"/>
                </w:rPr>
                <w:t>of oncogenic types</w:t>
              </w:r>
            </w:ins>
          </w:p>
          <w:p w:rsidR="00372B68" w:rsidRDefault="00372B68" w14:paraId="6E641E54" w14:textId="21CE638E">
            <w:pPr>
              <w:widowControl w:val="0"/>
              <w:numPr>
                <w:ilvl w:val="0"/>
                <w:numId w:val="12"/>
              </w:numPr>
              <w:pBdr>
                <w:top w:val="nil"/>
                <w:left w:val="nil"/>
                <w:bottom w:val="nil"/>
                <w:right w:val="nil"/>
                <w:between w:val="nil"/>
              </w:pBdr>
              <w:rPr>
                <w:ins w:author="de Sanjose, Silvia" w:date="2020-12-17T19:22:00Z" w:id="58"/>
                <w:rFonts w:ascii="Arial" w:hAnsi="Arial" w:eastAsia="Arial" w:cs="Arial"/>
              </w:rPr>
            </w:pPr>
            <w:ins w:author="de Sanjose, Silvia" w:date="2020-12-17T19:22:00Z" w:id="59">
              <w:r>
                <w:rPr>
                  <w:rFonts w:ascii="Arial" w:hAnsi="Arial" w:eastAsia="Arial" w:cs="Arial"/>
                </w:rPr>
                <w:t>Condom use</w:t>
              </w:r>
            </w:ins>
          </w:p>
          <w:p w:rsidR="00372B68" w:rsidRDefault="00372B68" w14:paraId="05CDF463" w14:textId="597565E8">
            <w:pPr>
              <w:widowControl w:val="0"/>
              <w:numPr>
                <w:ilvl w:val="0"/>
                <w:numId w:val="12"/>
              </w:numPr>
              <w:pBdr>
                <w:top w:val="nil"/>
                <w:left w:val="nil"/>
                <w:bottom w:val="nil"/>
                <w:right w:val="nil"/>
                <w:between w:val="nil"/>
              </w:pBdr>
              <w:rPr>
                <w:ins w:author="Robles Hellin, Claudia" w:date="2020-12-18T11:02:00Z" w:id="60"/>
                <w:rFonts w:ascii="Arial" w:hAnsi="Arial" w:eastAsia="Arial" w:cs="Arial"/>
              </w:rPr>
            </w:pPr>
            <w:ins w:author="de Sanjose, Silvia" w:date="2020-12-17T19:22:00Z" w:id="61">
              <w:r>
                <w:rPr>
                  <w:rFonts w:ascii="Arial" w:hAnsi="Arial" w:eastAsia="Arial" w:cs="Arial"/>
                </w:rPr>
                <w:t>Avoidance of sexual relations</w:t>
              </w:r>
            </w:ins>
          </w:p>
          <w:p w:rsidRPr="00916B26" w:rsidR="00BE0945" w:rsidRDefault="00BE0945" w14:paraId="07D35378" w14:textId="4E169EB3">
            <w:pPr>
              <w:widowControl w:val="0"/>
              <w:numPr>
                <w:ilvl w:val="0"/>
                <w:numId w:val="12"/>
              </w:numPr>
              <w:pBdr>
                <w:top w:val="nil"/>
                <w:left w:val="nil"/>
                <w:bottom w:val="nil"/>
                <w:right w:val="nil"/>
                <w:between w:val="nil"/>
              </w:pBdr>
              <w:rPr>
                <w:rFonts w:ascii="Arial" w:hAnsi="Arial" w:eastAsia="Arial" w:cs="Arial"/>
              </w:rPr>
            </w:pPr>
            <w:ins w:author="Robles Hellin, Claudia" w:date="2020-12-18T11:02:00Z" w:id="62">
              <w:r>
                <w:rPr>
                  <w:rFonts w:ascii="Arial" w:hAnsi="Arial" w:eastAsia="Arial" w:cs="Arial"/>
                </w:rPr>
                <w:t>Health information</w:t>
              </w:r>
            </w:ins>
            <w:ins w:author="Robles Hellin, Claudia" w:date="2020-12-18T11:03:00Z" w:id="63">
              <w:r>
                <w:rPr>
                  <w:rFonts w:ascii="Arial" w:hAnsi="Arial" w:eastAsia="Arial" w:cs="Arial"/>
                </w:rPr>
                <w:t xml:space="preserve"> and warnings about tobacco use</w:t>
              </w:r>
            </w:ins>
          </w:p>
          <w:p w:rsidRPr="00916B26" w:rsidR="00CC36F6" w:rsidDel="00372B68" w:rsidRDefault="007E5DB8" w14:paraId="10479044" w14:textId="1D912349">
            <w:pPr>
              <w:widowControl w:val="0"/>
              <w:numPr>
                <w:ilvl w:val="0"/>
                <w:numId w:val="12"/>
              </w:numPr>
              <w:pBdr>
                <w:top w:val="nil"/>
                <w:left w:val="nil"/>
                <w:bottom w:val="nil"/>
                <w:right w:val="nil"/>
                <w:between w:val="nil"/>
              </w:pBdr>
              <w:rPr>
                <w:del w:author="de Sanjose, Silvia" w:date="2020-12-17T19:22:00Z" w:id="64"/>
                <w:rFonts w:ascii="Arial" w:hAnsi="Arial" w:eastAsia="Arial" w:cs="Arial"/>
              </w:rPr>
            </w:pPr>
            <w:del w:author="de Sanjose, Silvia" w:date="2020-12-17T19:22:00Z" w:id="65">
              <w:r w:rsidRPr="00916B26" w:rsidDel="00372B68">
                <w:rPr>
                  <w:rFonts w:ascii="Arial" w:hAnsi="Arial" w:eastAsia="Arial" w:cs="Arial"/>
                </w:rPr>
                <w:delText>Sun protection to prevent melanoma</w:delText>
              </w:r>
            </w:del>
          </w:p>
          <w:p w:rsidRPr="00916B26" w:rsidR="00CC36F6" w:rsidRDefault="007E5DB8" w14:paraId="24764B1C" w14:textId="64037345">
            <w:pPr>
              <w:widowControl w:val="0"/>
              <w:numPr>
                <w:ilvl w:val="0"/>
                <w:numId w:val="12"/>
              </w:numPr>
              <w:pBdr>
                <w:top w:val="nil"/>
                <w:left w:val="nil"/>
                <w:bottom w:val="nil"/>
                <w:right w:val="nil"/>
                <w:between w:val="nil"/>
              </w:pBdr>
              <w:rPr>
                <w:rFonts w:ascii="Arial" w:hAnsi="Arial" w:eastAsia="Arial" w:cs="Arial"/>
              </w:rPr>
            </w:pPr>
            <w:del w:author="de Sanjose, Silvia" w:date="2020-12-17T19:22:00Z" w:id="66">
              <w:r w:rsidRPr="00916B26" w:rsidDel="00372B68">
                <w:rPr>
                  <w:rFonts w:ascii="Arial" w:hAnsi="Arial" w:eastAsia="Arial" w:cs="Arial"/>
                </w:rPr>
                <w:delText>Anti-smoking campaigns to prevent lung cancer</w:delText>
              </w:r>
            </w:del>
          </w:p>
        </w:tc>
      </w:tr>
      <w:tr w:rsidRPr="00916B26" w:rsidR="00CC36F6" w14:paraId="1C9C04F7" w14:textId="77777777">
        <w:tc>
          <w:tcPr>
            <w:tcW w:w="2355" w:type="dxa"/>
            <w:shd w:val="clear" w:color="auto" w:fill="auto"/>
            <w:tcMar>
              <w:top w:w="100" w:type="dxa"/>
              <w:left w:w="100" w:type="dxa"/>
              <w:bottom w:w="100" w:type="dxa"/>
              <w:right w:w="100" w:type="dxa"/>
            </w:tcMar>
          </w:tcPr>
          <w:p w:rsidRPr="00916B26" w:rsidR="00CC36F6" w:rsidRDefault="007E5DB8" w14:paraId="5FA60D88" w14:textId="77777777">
            <w:pPr>
              <w:widowControl w:val="0"/>
              <w:jc w:val="center"/>
              <w:rPr>
                <w:rFonts w:ascii="Arial" w:hAnsi="Arial" w:eastAsia="Arial" w:cs="Arial"/>
                <w:i/>
              </w:rPr>
            </w:pPr>
            <w:r w:rsidRPr="00916B26">
              <w:rPr>
                <w:rFonts w:ascii="Arial" w:hAnsi="Arial" w:eastAsia="Arial" w:cs="Arial"/>
                <w:i/>
              </w:rPr>
              <w:t>Secondary prevention</w:t>
            </w:r>
          </w:p>
        </w:tc>
        <w:tc>
          <w:tcPr>
            <w:tcW w:w="6975" w:type="dxa"/>
            <w:shd w:val="clear" w:color="auto" w:fill="auto"/>
            <w:tcMar>
              <w:top w:w="100" w:type="dxa"/>
              <w:left w:w="100" w:type="dxa"/>
              <w:bottom w:w="100" w:type="dxa"/>
              <w:right w:w="100" w:type="dxa"/>
            </w:tcMar>
          </w:tcPr>
          <w:p w:rsidR="00372B68" w:rsidP="00372B68" w:rsidRDefault="007E5DB8" w14:paraId="343BBA96" w14:textId="77777777">
            <w:pPr>
              <w:widowControl w:val="0"/>
              <w:numPr>
                <w:ilvl w:val="0"/>
                <w:numId w:val="12"/>
              </w:numPr>
              <w:pBdr>
                <w:top w:val="nil"/>
                <w:left w:val="nil"/>
                <w:bottom w:val="nil"/>
                <w:right w:val="nil"/>
                <w:between w:val="nil"/>
              </w:pBdr>
              <w:rPr>
                <w:ins w:author="de Sanjose, Silvia" w:date="2020-12-17T19:23:00Z" w:id="67"/>
                <w:rFonts w:ascii="Arial" w:hAnsi="Arial" w:eastAsia="Arial" w:cs="Arial"/>
              </w:rPr>
            </w:pPr>
            <w:del w:author="de Sanjose, Silvia" w:date="2020-12-17T19:22:00Z" w:id="68">
              <w:r w:rsidRPr="00372B68" w:rsidDel="00372B68">
                <w:rPr>
                  <w:rFonts w:ascii="Arial" w:hAnsi="Arial" w:eastAsia="Arial" w:cs="Arial"/>
                </w:rPr>
                <w:delText>HPV test</w:delText>
              </w:r>
            </w:del>
            <w:ins w:author="de Sanjose, Silvia" w:date="2020-12-17T19:22:00Z" w:id="69">
              <w:r w:rsidR="00372B68">
                <w:rPr>
                  <w:rFonts w:ascii="Arial" w:hAnsi="Arial" w:eastAsia="Arial" w:cs="Arial"/>
                </w:rPr>
                <w:t>Detection of oncogenic HPV types</w:t>
              </w:r>
            </w:ins>
          </w:p>
          <w:p w:rsidR="00372B68" w:rsidP="00372B68" w:rsidRDefault="00372B68" w14:paraId="73E7839C" w14:textId="13B0F40E">
            <w:pPr>
              <w:widowControl w:val="0"/>
              <w:numPr>
                <w:ilvl w:val="0"/>
                <w:numId w:val="12"/>
              </w:numPr>
              <w:pBdr>
                <w:top w:val="nil"/>
                <w:left w:val="nil"/>
                <w:bottom w:val="nil"/>
                <w:right w:val="nil"/>
                <w:between w:val="nil"/>
              </w:pBdr>
              <w:rPr>
                <w:ins w:author="de Sanjose, Silvia" w:date="2020-12-17T19:23:00Z" w:id="70"/>
                <w:rFonts w:ascii="Arial" w:hAnsi="Arial" w:eastAsia="Arial" w:cs="Arial"/>
              </w:rPr>
            </w:pPr>
            <w:ins w:author="de Sanjose, Silvia" w:date="2020-12-17T19:23:00Z" w:id="71">
              <w:r>
                <w:rPr>
                  <w:rFonts w:ascii="Arial" w:hAnsi="Arial" w:eastAsia="Arial" w:cs="Arial"/>
                </w:rPr>
                <w:t>Detection of cellular morphological lesions</w:t>
              </w:r>
            </w:ins>
          </w:p>
          <w:p w:rsidR="00CC36F6" w:rsidDel="00372B68" w:rsidP="00372B68" w:rsidRDefault="007E5DB8" w14:paraId="00620E8D" w14:textId="068F84A5">
            <w:pPr>
              <w:widowControl w:val="0"/>
              <w:numPr>
                <w:ilvl w:val="0"/>
                <w:numId w:val="12"/>
              </w:numPr>
              <w:pBdr>
                <w:top w:val="nil"/>
                <w:left w:val="nil"/>
                <w:bottom w:val="nil"/>
                <w:right w:val="nil"/>
                <w:between w:val="nil"/>
              </w:pBdr>
              <w:rPr>
                <w:del w:author="de Sanjose, Silvia" w:date="2020-12-17T19:22:00Z" w:id="72"/>
                <w:rFonts w:ascii="Arial" w:hAnsi="Arial" w:eastAsia="Arial" w:cs="Arial"/>
              </w:rPr>
            </w:pPr>
            <w:r w:rsidRPr="00372B68">
              <w:rPr>
                <w:rFonts w:ascii="Arial" w:hAnsi="Arial" w:eastAsia="Arial" w:cs="Arial"/>
              </w:rPr>
              <w:lastRenderedPageBreak/>
              <w:t xml:space="preserve"> </w:t>
            </w:r>
            <w:del w:author="de Sanjose, Silvia" w:date="2020-12-17T19:22:00Z" w:id="73">
              <w:r w:rsidRPr="00916B26" w:rsidDel="00372B68">
                <w:rPr>
                  <w:rFonts w:ascii="Arial" w:hAnsi="Arial" w:eastAsia="Arial" w:cs="Arial"/>
                </w:rPr>
                <w:delText>and/or cytology for cervical cancer screening</w:delText>
              </w:r>
            </w:del>
          </w:p>
          <w:p w:rsidRPr="00916B26" w:rsidR="00372B68" w:rsidP="00372B68" w:rsidRDefault="00372B68" w14:paraId="4AE07353" w14:textId="7A133C5F">
            <w:pPr>
              <w:widowControl w:val="0"/>
              <w:numPr>
                <w:ilvl w:val="0"/>
                <w:numId w:val="12"/>
              </w:numPr>
              <w:pBdr>
                <w:top w:val="nil"/>
                <w:left w:val="nil"/>
                <w:bottom w:val="nil"/>
                <w:right w:val="nil"/>
                <w:between w:val="nil"/>
              </w:pBdr>
              <w:rPr>
                <w:ins w:author="de Sanjose, Silvia" w:date="2020-12-17T19:23:00Z" w:id="74"/>
                <w:rFonts w:ascii="Arial" w:hAnsi="Arial" w:eastAsia="Arial" w:cs="Arial"/>
              </w:rPr>
            </w:pPr>
            <w:ins w:author="de Sanjose, Silvia" w:date="2020-12-17T19:23:00Z" w:id="75">
              <w:r>
                <w:rPr>
                  <w:rFonts w:ascii="Arial" w:hAnsi="Arial" w:eastAsia="Arial" w:cs="Arial"/>
                </w:rPr>
                <w:t xml:space="preserve">Detection of biomarkers linked to HPV oncogenes </w:t>
              </w:r>
            </w:ins>
          </w:p>
          <w:p w:rsidRPr="00372B68" w:rsidR="00CC36F6" w:rsidP="00372B68" w:rsidRDefault="007E5DB8" w14:paraId="0A17BC5B" w14:textId="06C5B137">
            <w:pPr>
              <w:widowControl w:val="0"/>
              <w:numPr>
                <w:ilvl w:val="0"/>
                <w:numId w:val="12"/>
              </w:numPr>
              <w:pBdr>
                <w:top w:val="nil"/>
                <w:left w:val="nil"/>
                <w:bottom w:val="nil"/>
                <w:right w:val="nil"/>
                <w:between w:val="nil"/>
              </w:pBdr>
              <w:rPr>
                <w:ins w:author="de Sanjose, Silvia" w:date="2020-12-17T19:22:00Z" w:id="76"/>
                <w:rFonts w:ascii="Arial" w:hAnsi="Arial" w:eastAsia="Arial" w:cs="Arial"/>
              </w:rPr>
            </w:pPr>
            <w:del w:author="de Sanjose, Silvia" w:date="2020-12-17T19:22:00Z" w:id="77">
              <w:r w:rsidRPr="00372B68" w:rsidDel="00372B68">
                <w:rPr>
                  <w:rFonts w:ascii="Arial" w:hAnsi="Arial" w:eastAsia="Arial" w:cs="Arial"/>
                </w:rPr>
                <w:delText>Mammography for breast cancer screening</w:delText>
              </w:r>
            </w:del>
          </w:p>
          <w:p w:rsidRPr="00916B26" w:rsidR="00372B68" w:rsidRDefault="00372B68" w14:paraId="4CD4D92A" w14:textId="470446AA">
            <w:pPr>
              <w:widowControl w:val="0"/>
              <w:pBdr>
                <w:top w:val="nil"/>
                <w:left w:val="nil"/>
                <w:bottom w:val="nil"/>
                <w:right w:val="nil"/>
                <w:between w:val="nil"/>
              </w:pBdr>
              <w:rPr>
                <w:rFonts w:ascii="Arial" w:hAnsi="Arial" w:eastAsia="Arial" w:cs="Arial"/>
              </w:rPr>
              <w:pPrChange w:author="Robles Hellin, Claudia" w:date="2020-12-18T11:03:00Z" w:id="78">
                <w:pPr>
                  <w:widowControl w:val="0"/>
                  <w:pBdr>
                    <w:top w:val="nil"/>
                    <w:left w:val="nil"/>
                    <w:bottom w:val="nil"/>
                    <w:right w:val="nil"/>
                    <w:between w:val="nil"/>
                  </w:pBdr>
                  <w:ind w:left="360"/>
                </w:pPr>
              </w:pPrChange>
            </w:pPr>
          </w:p>
        </w:tc>
      </w:tr>
      <w:tr w:rsidRPr="00916B26" w:rsidR="00CC36F6" w14:paraId="35F851EF" w14:textId="77777777">
        <w:tc>
          <w:tcPr>
            <w:tcW w:w="2355" w:type="dxa"/>
            <w:shd w:val="clear" w:color="auto" w:fill="auto"/>
            <w:tcMar>
              <w:top w:w="100" w:type="dxa"/>
              <w:left w:w="100" w:type="dxa"/>
              <w:bottom w:w="100" w:type="dxa"/>
              <w:right w:w="100" w:type="dxa"/>
            </w:tcMar>
          </w:tcPr>
          <w:p w:rsidRPr="00916B26" w:rsidR="00CC36F6" w:rsidRDefault="007E5DB8" w14:paraId="28773E64" w14:textId="77777777">
            <w:pPr>
              <w:widowControl w:val="0"/>
              <w:jc w:val="center"/>
              <w:rPr>
                <w:rFonts w:ascii="Arial" w:hAnsi="Arial" w:eastAsia="Arial" w:cs="Arial"/>
                <w:i/>
              </w:rPr>
            </w:pPr>
            <w:r w:rsidRPr="00916B26">
              <w:rPr>
                <w:rFonts w:ascii="Arial" w:hAnsi="Arial" w:eastAsia="Arial" w:cs="Arial"/>
                <w:i/>
              </w:rPr>
              <w:lastRenderedPageBreak/>
              <w:t>Tertiary prevention</w:t>
            </w:r>
          </w:p>
        </w:tc>
        <w:tc>
          <w:tcPr>
            <w:tcW w:w="6975" w:type="dxa"/>
            <w:shd w:val="clear" w:color="auto" w:fill="auto"/>
            <w:tcMar>
              <w:top w:w="100" w:type="dxa"/>
              <w:left w:w="100" w:type="dxa"/>
              <w:bottom w:w="100" w:type="dxa"/>
              <w:right w:w="100" w:type="dxa"/>
            </w:tcMar>
          </w:tcPr>
          <w:p w:rsidRPr="00916B26" w:rsidR="00CC36F6" w:rsidRDefault="007E5DB8" w14:paraId="01A140D3" w14:textId="65C6D052">
            <w:pPr>
              <w:widowControl w:val="0"/>
              <w:numPr>
                <w:ilvl w:val="0"/>
                <w:numId w:val="12"/>
              </w:numPr>
              <w:rPr>
                <w:rFonts w:ascii="Arial" w:hAnsi="Arial" w:eastAsia="Arial" w:cs="Arial"/>
              </w:rPr>
            </w:pPr>
            <w:del w:author="de Sanjose, Silvia" w:date="2020-12-17T19:24:00Z" w:id="79">
              <w:r w:rsidRPr="00916B26" w:rsidDel="00372B68">
                <w:rPr>
                  <w:rFonts w:ascii="Arial" w:hAnsi="Arial" w:eastAsia="Arial" w:cs="Arial"/>
                </w:rPr>
                <w:delText xml:space="preserve">Detection of relapse biomarkers </w:delText>
              </w:r>
            </w:del>
            <w:ins w:author="de Sanjose, Silvia" w:date="2020-12-17T19:24:00Z" w:id="80">
              <w:r w:rsidR="00372B68">
                <w:rPr>
                  <w:rFonts w:ascii="Arial" w:hAnsi="Arial" w:eastAsia="Arial" w:cs="Arial"/>
                </w:rPr>
                <w:t>Downstaging</w:t>
              </w:r>
            </w:ins>
          </w:p>
          <w:p w:rsidRPr="00916B26" w:rsidR="00CC36F6" w:rsidRDefault="007E5DB8" w14:paraId="22407E80" w14:textId="77777777">
            <w:pPr>
              <w:widowControl w:val="0"/>
              <w:numPr>
                <w:ilvl w:val="0"/>
                <w:numId w:val="12"/>
              </w:numPr>
              <w:rPr>
                <w:rFonts w:ascii="Arial" w:hAnsi="Arial" w:eastAsia="Arial" w:cs="Arial"/>
              </w:rPr>
            </w:pPr>
            <w:r w:rsidRPr="00916B26">
              <w:rPr>
                <w:rFonts w:ascii="Arial" w:hAnsi="Arial" w:eastAsia="Arial" w:cs="Arial"/>
              </w:rPr>
              <w:t>Palliative care</w:t>
            </w:r>
          </w:p>
          <w:p w:rsidRPr="00916B26" w:rsidR="00CC36F6" w:rsidRDefault="007E5DB8" w14:paraId="1F41AF8C" w14:textId="77777777">
            <w:pPr>
              <w:widowControl w:val="0"/>
              <w:numPr>
                <w:ilvl w:val="0"/>
                <w:numId w:val="12"/>
              </w:numPr>
              <w:rPr>
                <w:rFonts w:ascii="Arial" w:hAnsi="Arial" w:eastAsia="Arial" w:cs="Arial"/>
              </w:rPr>
            </w:pPr>
            <w:r w:rsidRPr="00916B26">
              <w:rPr>
                <w:rFonts w:ascii="Arial" w:hAnsi="Arial" w:eastAsia="Arial" w:cs="Arial"/>
              </w:rPr>
              <w:t>Adjuvant treatments</w:t>
            </w:r>
          </w:p>
        </w:tc>
      </w:tr>
    </w:tbl>
    <w:p w:rsidR="003C45C1" w:rsidP="003C45C1" w:rsidRDefault="003C45C1" w14:paraId="22BAD2E9" w14:textId="77777777">
      <w:pPr>
        <w:rPr>
          <w:rFonts w:ascii="Arial Nova" w:hAnsi="Arial Nova" w:eastAsia="Arial Nova" w:cs="Arial Nova"/>
          <w:sz w:val="22"/>
          <w:szCs w:val="22"/>
        </w:rPr>
      </w:pPr>
      <w:bookmarkStart w:name="_6xiwblycxqfb" w:colFirst="0" w:colLast="0" w:id="81"/>
      <w:bookmarkEnd w:id="81"/>
    </w:p>
    <w:p w:rsidRPr="00916B26" w:rsidR="003C45C1" w:rsidP="001A15D5" w:rsidRDefault="004E0029" w14:paraId="5E975F45" w14:textId="0082EDD8">
      <w:pPr>
        <w:rPr>
          <w:rFonts w:ascii="Arial" w:hAnsi="Arial" w:eastAsia="Arial" w:cs="Arial"/>
        </w:rPr>
      </w:pPr>
      <w:r w:rsidRPr="001A15D5">
        <w:rPr>
          <w:rFonts w:ascii="Arial Nova" w:hAnsi="Arial Nova" w:eastAsia="Arial Nova" w:cs="Arial Nova"/>
          <w:b/>
          <w:bCs/>
          <w:color w:val="00B0F0"/>
          <w:sz w:val="22"/>
          <w:szCs w:val="22"/>
        </w:rPr>
        <w:t>[Did you know</w:t>
      </w:r>
      <w:r w:rsidRPr="001A15D5" w:rsidR="001A15D5">
        <w:rPr>
          <w:rFonts w:ascii="Arial Nova" w:hAnsi="Arial Nova" w:eastAsia="Arial Nova" w:cs="Arial Nova"/>
          <w:b/>
          <w:bCs/>
          <w:color w:val="00B0F0"/>
          <w:sz w:val="22"/>
          <w:szCs w:val="22"/>
        </w:rPr>
        <w:t>?]</w:t>
      </w:r>
      <w:r w:rsidR="00866DC1">
        <w:rPr>
          <w:rFonts w:ascii="Arial Nova" w:hAnsi="Arial Nova" w:eastAsia="Arial Nova" w:cs="Arial Nova"/>
          <w:b/>
          <w:bCs/>
          <w:color w:val="00B0F0"/>
          <w:sz w:val="22"/>
          <w:szCs w:val="22"/>
        </w:rPr>
        <w:t xml:space="preserve"> </w:t>
      </w:r>
      <w:r w:rsidR="00F328E6">
        <w:rPr>
          <w:rFonts w:ascii="Arial" w:hAnsi="Arial" w:eastAsia="Arial" w:cs="Arial"/>
        </w:rPr>
        <w:t>A group of experts</w:t>
      </w:r>
      <w:r w:rsidR="0097596C">
        <w:rPr>
          <w:rFonts w:ascii="Arial" w:hAnsi="Arial" w:eastAsia="Arial" w:cs="Arial"/>
        </w:rPr>
        <w:t xml:space="preserve"> assessed the available evidence </w:t>
      </w:r>
      <w:r w:rsidR="002407DF">
        <w:rPr>
          <w:rFonts w:ascii="Arial" w:hAnsi="Arial" w:eastAsia="Arial" w:cs="Arial"/>
        </w:rPr>
        <w:t xml:space="preserve">on cancer prevention to develop the </w:t>
      </w:r>
      <w:r w:rsidR="003C45C1">
        <w:rPr>
          <w:rFonts w:ascii="Arial" w:hAnsi="Arial" w:eastAsia="Arial" w:cs="Arial"/>
        </w:rPr>
        <w:t>European Code a</w:t>
      </w:r>
      <w:r w:rsidRPr="00916B26" w:rsidR="003C45C1">
        <w:rPr>
          <w:rFonts w:ascii="Arial" w:hAnsi="Arial" w:eastAsia="Arial" w:cs="Arial"/>
        </w:rPr>
        <w:t>gainst Cancer</w:t>
      </w:r>
      <w:r w:rsidR="007E101E">
        <w:rPr>
          <w:rFonts w:ascii="Arial" w:hAnsi="Arial" w:eastAsia="Arial" w:cs="Arial"/>
        </w:rPr>
        <w:t>, a list of 12 recommendations</w:t>
      </w:r>
      <w:r w:rsidRPr="00916B26" w:rsidR="003C45C1">
        <w:rPr>
          <w:rFonts w:ascii="Arial" w:hAnsi="Arial" w:eastAsia="Arial" w:cs="Arial"/>
        </w:rPr>
        <w:t xml:space="preserve"> on actions that individual </w:t>
      </w:r>
      <w:r w:rsidR="00866DC1">
        <w:rPr>
          <w:rFonts w:ascii="Arial" w:hAnsi="Arial" w:eastAsia="Arial" w:cs="Arial"/>
        </w:rPr>
        <w:t xml:space="preserve">European </w:t>
      </w:r>
      <w:r w:rsidRPr="00916B26" w:rsidR="003C45C1">
        <w:rPr>
          <w:rFonts w:ascii="Arial" w:hAnsi="Arial" w:eastAsia="Arial" w:cs="Arial"/>
        </w:rPr>
        <w:t>citizens can take to help prevent cancer:</w:t>
      </w:r>
    </w:p>
    <w:p w:rsidRPr="00916B26" w:rsidR="003C45C1" w:rsidP="003C45C1" w:rsidRDefault="003C45C1" w14:paraId="702EC06A" w14:textId="77777777">
      <w:pPr>
        <w:numPr>
          <w:ilvl w:val="0"/>
          <w:numId w:val="3"/>
        </w:numPr>
        <w:spacing w:before="200"/>
        <w:jc w:val="both"/>
        <w:rPr>
          <w:rFonts w:ascii="Arial" w:hAnsi="Arial" w:eastAsia="Arial" w:cs="Arial"/>
        </w:rPr>
      </w:pPr>
      <w:r w:rsidRPr="00916B26">
        <w:rPr>
          <w:rFonts w:ascii="Arial" w:hAnsi="Arial" w:eastAsia="Arial" w:cs="Arial"/>
        </w:rPr>
        <w:t xml:space="preserve">Do not smoke. Do not use any form of tobacco. </w:t>
      </w:r>
    </w:p>
    <w:p w:rsidRPr="00916B26" w:rsidR="003C45C1" w:rsidP="003C45C1" w:rsidRDefault="003C45C1" w14:paraId="4C98A75B" w14:textId="77777777">
      <w:pPr>
        <w:numPr>
          <w:ilvl w:val="0"/>
          <w:numId w:val="3"/>
        </w:numPr>
        <w:jc w:val="both"/>
        <w:rPr>
          <w:rFonts w:ascii="Arial" w:hAnsi="Arial" w:eastAsia="Arial" w:cs="Arial"/>
        </w:rPr>
      </w:pPr>
      <w:r w:rsidRPr="00916B26">
        <w:rPr>
          <w:rFonts w:ascii="Arial" w:hAnsi="Arial" w:eastAsia="Arial" w:cs="Arial"/>
        </w:rPr>
        <w:t xml:space="preserve">Make your home smoke free. Support smoke-free policies in your workplace. </w:t>
      </w:r>
    </w:p>
    <w:p w:rsidRPr="00916B26" w:rsidR="003C45C1" w:rsidP="003C45C1" w:rsidRDefault="003C45C1" w14:paraId="175929D9" w14:textId="77777777">
      <w:pPr>
        <w:numPr>
          <w:ilvl w:val="0"/>
          <w:numId w:val="3"/>
        </w:numPr>
        <w:jc w:val="both"/>
        <w:rPr>
          <w:rFonts w:ascii="Arial" w:hAnsi="Arial" w:eastAsia="Arial" w:cs="Arial"/>
        </w:rPr>
      </w:pPr>
      <w:proofErr w:type="gramStart"/>
      <w:r w:rsidRPr="00916B26">
        <w:rPr>
          <w:rFonts w:ascii="Arial" w:hAnsi="Arial" w:eastAsia="Arial" w:cs="Arial"/>
        </w:rPr>
        <w:t>Take action</w:t>
      </w:r>
      <w:proofErr w:type="gramEnd"/>
      <w:r w:rsidRPr="00916B26">
        <w:rPr>
          <w:rFonts w:ascii="Arial" w:hAnsi="Arial" w:eastAsia="Arial" w:cs="Arial"/>
        </w:rPr>
        <w:t xml:space="preserve"> to be a healthy body weight. </w:t>
      </w:r>
    </w:p>
    <w:p w:rsidRPr="00916B26" w:rsidR="003C45C1" w:rsidP="003C45C1" w:rsidRDefault="003C45C1" w14:paraId="52A730DD" w14:textId="77777777">
      <w:pPr>
        <w:numPr>
          <w:ilvl w:val="0"/>
          <w:numId w:val="3"/>
        </w:numPr>
        <w:jc w:val="both"/>
        <w:rPr>
          <w:rFonts w:ascii="Arial" w:hAnsi="Arial" w:eastAsia="Arial" w:cs="Arial"/>
        </w:rPr>
      </w:pPr>
      <w:r w:rsidRPr="00916B26">
        <w:rPr>
          <w:rFonts w:ascii="Arial" w:hAnsi="Arial" w:eastAsia="Arial" w:cs="Arial"/>
        </w:rPr>
        <w:t xml:space="preserve">Be physically active in everyday life. Limit the time you spend sitting. </w:t>
      </w:r>
    </w:p>
    <w:p w:rsidRPr="00916B26" w:rsidR="003C45C1" w:rsidP="003C45C1" w:rsidRDefault="003C45C1" w14:paraId="730A6F9D" w14:textId="77777777">
      <w:pPr>
        <w:numPr>
          <w:ilvl w:val="0"/>
          <w:numId w:val="3"/>
        </w:numPr>
        <w:jc w:val="both"/>
        <w:rPr>
          <w:rFonts w:ascii="Arial" w:hAnsi="Arial" w:eastAsia="Arial" w:cs="Arial"/>
        </w:rPr>
      </w:pPr>
      <w:r w:rsidRPr="00916B26">
        <w:rPr>
          <w:rFonts w:ascii="Arial" w:hAnsi="Arial" w:eastAsia="Arial" w:cs="Arial"/>
        </w:rPr>
        <w:t xml:space="preserve">Have a healthy diet:  </w:t>
      </w:r>
    </w:p>
    <w:p w:rsidRPr="00916B26" w:rsidR="003C45C1" w:rsidP="003C45C1" w:rsidRDefault="003C45C1" w14:paraId="7268D85D" w14:textId="77777777">
      <w:pPr>
        <w:numPr>
          <w:ilvl w:val="0"/>
          <w:numId w:val="14"/>
        </w:numPr>
        <w:jc w:val="both"/>
        <w:rPr>
          <w:rFonts w:ascii="Arial" w:hAnsi="Arial" w:eastAsia="Arial" w:cs="Arial"/>
        </w:rPr>
      </w:pPr>
      <w:r w:rsidRPr="00916B26">
        <w:rPr>
          <w:rFonts w:ascii="Arial" w:hAnsi="Arial" w:eastAsia="Arial" w:cs="Arial"/>
        </w:rPr>
        <w:t xml:space="preserve">Eat plenty of whole grains, pulses, </w:t>
      </w:r>
      <w:proofErr w:type="gramStart"/>
      <w:r w:rsidRPr="00916B26">
        <w:rPr>
          <w:rFonts w:ascii="Arial" w:hAnsi="Arial" w:eastAsia="Arial" w:cs="Arial"/>
        </w:rPr>
        <w:t>vegetables</w:t>
      </w:r>
      <w:proofErr w:type="gramEnd"/>
      <w:r w:rsidRPr="00916B26">
        <w:rPr>
          <w:rFonts w:ascii="Arial" w:hAnsi="Arial" w:eastAsia="Arial" w:cs="Arial"/>
        </w:rPr>
        <w:t xml:space="preserve"> and fruits.  </w:t>
      </w:r>
    </w:p>
    <w:p w:rsidRPr="00916B26" w:rsidR="003C45C1" w:rsidP="003C45C1" w:rsidRDefault="003C45C1" w14:paraId="3B414B37" w14:textId="77777777">
      <w:pPr>
        <w:numPr>
          <w:ilvl w:val="0"/>
          <w:numId w:val="14"/>
        </w:numPr>
        <w:jc w:val="both"/>
        <w:rPr>
          <w:rFonts w:ascii="Arial" w:hAnsi="Arial" w:eastAsia="Arial" w:cs="Arial"/>
        </w:rPr>
      </w:pPr>
      <w:r w:rsidRPr="00916B26">
        <w:rPr>
          <w:rFonts w:ascii="Arial" w:hAnsi="Arial" w:eastAsia="Arial" w:cs="Arial"/>
        </w:rPr>
        <w:t xml:space="preserve">Limit high-calorie foods (foods high in sugar or fat) and avoid sugary drinks.  </w:t>
      </w:r>
    </w:p>
    <w:p w:rsidRPr="00916B26" w:rsidR="003C45C1" w:rsidP="003C45C1" w:rsidRDefault="003C45C1" w14:paraId="52EF5851" w14:textId="77777777">
      <w:pPr>
        <w:numPr>
          <w:ilvl w:val="0"/>
          <w:numId w:val="14"/>
        </w:numPr>
        <w:jc w:val="both"/>
        <w:rPr>
          <w:rFonts w:ascii="Arial" w:hAnsi="Arial" w:eastAsia="Arial" w:cs="Arial"/>
        </w:rPr>
      </w:pPr>
      <w:r w:rsidRPr="00916B26">
        <w:rPr>
          <w:rFonts w:ascii="Arial" w:hAnsi="Arial" w:eastAsia="Arial" w:cs="Arial"/>
        </w:rPr>
        <w:t xml:space="preserve">Avoid processed </w:t>
      </w:r>
      <w:proofErr w:type="gramStart"/>
      <w:r w:rsidRPr="00916B26">
        <w:rPr>
          <w:rFonts w:ascii="Arial" w:hAnsi="Arial" w:eastAsia="Arial" w:cs="Arial"/>
        </w:rPr>
        <w:t>meat;</w:t>
      </w:r>
      <w:proofErr w:type="gramEnd"/>
      <w:r w:rsidRPr="00916B26">
        <w:rPr>
          <w:rFonts w:ascii="Arial" w:hAnsi="Arial" w:eastAsia="Arial" w:cs="Arial"/>
        </w:rPr>
        <w:t xml:space="preserve"> limit red meat and foods high in salt.</w:t>
      </w:r>
    </w:p>
    <w:p w:rsidRPr="00916B26" w:rsidR="003C45C1" w:rsidP="003C45C1" w:rsidRDefault="003C45C1" w14:paraId="431C0560" w14:textId="77777777">
      <w:pPr>
        <w:numPr>
          <w:ilvl w:val="0"/>
          <w:numId w:val="3"/>
        </w:numPr>
        <w:jc w:val="both"/>
        <w:rPr>
          <w:rFonts w:ascii="Arial" w:hAnsi="Arial" w:eastAsia="Arial" w:cs="Arial"/>
        </w:rPr>
      </w:pPr>
      <w:r w:rsidRPr="00916B26">
        <w:rPr>
          <w:rFonts w:ascii="Arial" w:hAnsi="Arial" w:eastAsia="Arial" w:cs="Arial"/>
        </w:rPr>
        <w:t>If you drink alcohol of any type, limit your intake. Not drinking alcohol is better for cancer prevention.</w:t>
      </w:r>
    </w:p>
    <w:p w:rsidRPr="00916B26" w:rsidR="003C45C1" w:rsidP="003C45C1" w:rsidRDefault="003C45C1" w14:paraId="25070792" w14:textId="77777777">
      <w:pPr>
        <w:numPr>
          <w:ilvl w:val="0"/>
          <w:numId w:val="3"/>
        </w:numPr>
        <w:jc w:val="both"/>
        <w:rPr>
          <w:rFonts w:ascii="Arial" w:hAnsi="Arial" w:eastAsia="Arial" w:cs="Arial"/>
        </w:rPr>
      </w:pPr>
      <w:r w:rsidRPr="00916B26">
        <w:rPr>
          <w:rFonts w:ascii="Arial" w:hAnsi="Arial" w:eastAsia="Arial" w:cs="Arial"/>
        </w:rPr>
        <w:t xml:space="preserve">Avoid too much sun, especially for children. Use sun protection. Do not use sunbeds. </w:t>
      </w:r>
    </w:p>
    <w:p w:rsidRPr="00916B26" w:rsidR="003C45C1" w:rsidP="003C45C1" w:rsidRDefault="003C45C1" w14:paraId="19BA41C2" w14:textId="77777777">
      <w:pPr>
        <w:numPr>
          <w:ilvl w:val="0"/>
          <w:numId w:val="3"/>
        </w:numPr>
        <w:jc w:val="both"/>
        <w:rPr>
          <w:rFonts w:ascii="Arial" w:hAnsi="Arial" w:eastAsia="Arial" w:cs="Arial"/>
        </w:rPr>
      </w:pPr>
      <w:r w:rsidRPr="00916B26">
        <w:rPr>
          <w:rFonts w:ascii="Arial" w:hAnsi="Arial" w:eastAsia="Arial" w:cs="Arial"/>
        </w:rPr>
        <w:t>In the workplace, protect yourself against cancer-causing substances by following health and safety instructions.</w:t>
      </w:r>
    </w:p>
    <w:p w:rsidRPr="00916B26" w:rsidR="003C45C1" w:rsidP="003C45C1" w:rsidRDefault="003C45C1" w14:paraId="19798187" w14:textId="77777777">
      <w:pPr>
        <w:numPr>
          <w:ilvl w:val="0"/>
          <w:numId w:val="3"/>
        </w:numPr>
        <w:jc w:val="both"/>
        <w:rPr>
          <w:rFonts w:ascii="Arial" w:hAnsi="Arial" w:eastAsia="Arial" w:cs="Arial"/>
        </w:rPr>
      </w:pPr>
      <w:r w:rsidRPr="00916B26">
        <w:rPr>
          <w:rFonts w:ascii="Arial" w:hAnsi="Arial" w:eastAsia="Arial" w:cs="Arial"/>
        </w:rPr>
        <w:t xml:space="preserve">Find out if you are exposed to radiation from naturally high radon levels in your home. Take action to reduce high radon levels. </w:t>
      </w:r>
    </w:p>
    <w:p w:rsidRPr="00916B26" w:rsidR="003C45C1" w:rsidP="003C45C1" w:rsidRDefault="003C45C1" w14:paraId="656AC78C" w14:textId="77777777">
      <w:pPr>
        <w:numPr>
          <w:ilvl w:val="0"/>
          <w:numId w:val="3"/>
        </w:numPr>
        <w:jc w:val="both"/>
        <w:rPr>
          <w:rFonts w:ascii="Arial" w:hAnsi="Arial" w:eastAsia="Arial" w:cs="Arial"/>
        </w:rPr>
      </w:pPr>
      <w:r w:rsidRPr="00916B26">
        <w:rPr>
          <w:rFonts w:ascii="Arial" w:hAnsi="Arial" w:eastAsia="Arial" w:cs="Arial"/>
        </w:rPr>
        <w:t xml:space="preserve">For women:  </w:t>
      </w:r>
    </w:p>
    <w:p w:rsidRPr="00916B26" w:rsidR="003C45C1" w:rsidP="003C45C1" w:rsidRDefault="003C45C1" w14:paraId="4C7625D8" w14:textId="77777777">
      <w:pPr>
        <w:ind w:left="720"/>
        <w:jc w:val="both"/>
        <w:rPr>
          <w:rFonts w:ascii="Arial" w:hAnsi="Arial" w:eastAsia="Arial" w:cs="Arial"/>
        </w:rPr>
      </w:pPr>
      <w:r w:rsidRPr="00916B26">
        <w:rPr>
          <w:rFonts w:ascii="Arial" w:hAnsi="Arial" w:eastAsia="Arial" w:cs="Arial"/>
        </w:rPr>
        <w:t xml:space="preserve">Breastfeeding reduces cancer risk. If you can, breastfeed your baby.  Hormone replacement therapy (HRT) increases the risk of certain cancers. Limit use of HRT. </w:t>
      </w:r>
    </w:p>
    <w:p w:rsidRPr="00916B26" w:rsidR="003C45C1" w:rsidP="003C45C1" w:rsidRDefault="003C45C1" w14:paraId="6B969D18" w14:textId="77777777">
      <w:pPr>
        <w:numPr>
          <w:ilvl w:val="0"/>
          <w:numId w:val="3"/>
        </w:numPr>
        <w:jc w:val="both"/>
        <w:rPr>
          <w:rFonts w:ascii="Arial" w:hAnsi="Arial" w:eastAsia="Arial" w:cs="Arial"/>
        </w:rPr>
      </w:pPr>
      <w:r w:rsidRPr="00916B26">
        <w:rPr>
          <w:rFonts w:ascii="Arial" w:hAnsi="Arial" w:eastAsia="Arial" w:cs="Arial"/>
        </w:rPr>
        <w:t xml:space="preserve">Ensure your children take part in vaccination programmes for:  </w:t>
      </w:r>
    </w:p>
    <w:p w:rsidRPr="00916B26" w:rsidR="003C45C1" w:rsidP="003C45C1" w:rsidRDefault="003C45C1" w14:paraId="0C158274" w14:textId="77777777">
      <w:pPr>
        <w:numPr>
          <w:ilvl w:val="0"/>
          <w:numId w:val="6"/>
        </w:numPr>
        <w:jc w:val="both"/>
        <w:rPr>
          <w:rFonts w:ascii="Arial" w:hAnsi="Arial" w:eastAsia="Arial" w:cs="Arial"/>
        </w:rPr>
      </w:pPr>
      <w:r w:rsidRPr="00916B26">
        <w:rPr>
          <w:rFonts w:ascii="Arial" w:hAnsi="Arial" w:eastAsia="Arial" w:cs="Arial"/>
        </w:rPr>
        <w:t xml:space="preserve">Hepatitis B (for </w:t>
      </w:r>
      <w:proofErr w:type="spellStart"/>
      <w:r w:rsidRPr="00916B26">
        <w:rPr>
          <w:rFonts w:ascii="Arial" w:hAnsi="Arial" w:eastAsia="Arial" w:cs="Arial"/>
        </w:rPr>
        <w:t>newborns</w:t>
      </w:r>
      <w:proofErr w:type="spellEnd"/>
      <w:r w:rsidRPr="00916B26">
        <w:rPr>
          <w:rFonts w:ascii="Arial" w:hAnsi="Arial" w:eastAsia="Arial" w:cs="Arial"/>
        </w:rPr>
        <w:t>)</w:t>
      </w:r>
    </w:p>
    <w:p w:rsidRPr="00916B26" w:rsidR="003C45C1" w:rsidP="003C45C1" w:rsidRDefault="003C45C1" w14:paraId="303A62CD" w14:textId="77777777">
      <w:pPr>
        <w:numPr>
          <w:ilvl w:val="0"/>
          <w:numId w:val="6"/>
        </w:numPr>
        <w:jc w:val="both"/>
        <w:rPr>
          <w:rFonts w:ascii="Arial" w:hAnsi="Arial" w:eastAsia="Arial" w:cs="Arial"/>
        </w:rPr>
      </w:pPr>
      <w:r w:rsidRPr="00916B26">
        <w:rPr>
          <w:rFonts w:ascii="Arial" w:hAnsi="Arial" w:eastAsia="Arial" w:cs="Arial"/>
        </w:rPr>
        <w:t>Human papillomavirus (HPV) (for girls)</w:t>
      </w:r>
    </w:p>
    <w:p w:rsidRPr="00916B26" w:rsidR="003C45C1" w:rsidP="003C45C1" w:rsidRDefault="003C45C1" w14:paraId="4AED10F6" w14:textId="77777777">
      <w:pPr>
        <w:numPr>
          <w:ilvl w:val="0"/>
          <w:numId w:val="3"/>
        </w:numPr>
        <w:jc w:val="both"/>
        <w:rPr>
          <w:rFonts w:ascii="Arial" w:hAnsi="Arial" w:eastAsia="Arial" w:cs="Arial"/>
        </w:rPr>
      </w:pPr>
      <w:r w:rsidRPr="00916B26">
        <w:rPr>
          <w:rFonts w:ascii="Arial" w:hAnsi="Arial" w:eastAsia="Arial" w:cs="Arial"/>
        </w:rPr>
        <w:t xml:space="preserve">Take part in organized cancer screening programmes for:  </w:t>
      </w:r>
    </w:p>
    <w:p w:rsidRPr="00916B26" w:rsidR="003C45C1" w:rsidP="003C45C1" w:rsidRDefault="003C45C1" w14:paraId="03B099F1" w14:textId="77777777">
      <w:pPr>
        <w:numPr>
          <w:ilvl w:val="0"/>
          <w:numId w:val="6"/>
        </w:numPr>
        <w:pBdr>
          <w:top w:val="nil"/>
          <w:left w:val="nil"/>
          <w:bottom w:val="nil"/>
          <w:right w:val="nil"/>
          <w:between w:val="nil"/>
        </w:pBdr>
        <w:jc w:val="both"/>
        <w:rPr>
          <w:rFonts w:ascii="Arial" w:hAnsi="Arial" w:eastAsia="Arial" w:cs="Arial"/>
        </w:rPr>
      </w:pPr>
      <w:r w:rsidRPr="00916B26">
        <w:rPr>
          <w:rFonts w:ascii="Arial" w:hAnsi="Arial" w:eastAsia="Arial" w:cs="Arial"/>
        </w:rPr>
        <w:t xml:space="preserve">Bowel cancer (men and women)  </w:t>
      </w:r>
    </w:p>
    <w:p w:rsidRPr="00916B26" w:rsidR="003C45C1" w:rsidP="003C45C1" w:rsidRDefault="003C45C1" w14:paraId="290E6D99" w14:textId="77777777">
      <w:pPr>
        <w:numPr>
          <w:ilvl w:val="0"/>
          <w:numId w:val="6"/>
        </w:numPr>
        <w:pBdr>
          <w:top w:val="nil"/>
          <w:left w:val="nil"/>
          <w:bottom w:val="nil"/>
          <w:right w:val="nil"/>
          <w:between w:val="nil"/>
        </w:pBdr>
        <w:jc w:val="both"/>
        <w:rPr>
          <w:rFonts w:ascii="Arial" w:hAnsi="Arial" w:eastAsia="Arial" w:cs="Arial"/>
        </w:rPr>
      </w:pPr>
      <w:r w:rsidRPr="00916B26">
        <w:rPr>
          <w:rFonts w:ascii="Arial" w:hAnsi="Arial" w:eastAsia="Arial" w:cs="Arial"/>
        </w:rPr>
        <w:t>Breast cancer (women)</w:t>
      </w:r>
    </w:p>
    <w:p w:rsidR="003C45C1" w:rsidP="003C45C1" w:rsidRDefault="003C45C1" w14:paraId="298F3F28" w14:textId="6FEB7782">
      <w:pPr>
        <w:numPr>
          <w:ilvl w:val="0"/>
          <w:numId w:val="6"/>
        </w:numPr>
        <w:pBdr>
          <w:top w:val="nil"/>
          <w:left w:val="nil"/>
          <w:bottom w:val="nil"/>
          <w:right w:val="nil"/>
          <w:between w:val="nil"/>
        </w:pBdr>
        <w:jc w:val="both"/>
        <w:rPr>
          <w:rFonts w:ascii="Arial" w:hAnsi="Arial" w:eastAsia="Arial" w:cs="Arial"/>
        </w:rPr>
      </w:pPr>
      <w:r w:rsidRPr="00916B26">
        <w:rPr>
          <w:rFonts w:ascii="Arial" w:hAnsi="Arial" w:eastAsia="Arial" w:cs="Arial"/>
        </w:rPr>
        <w:t xml:space="preserve">Cervical cancer (women) </w:t>
      </w:r>
    </w:p>
    <w:p w:rsidRPr="00916B26" w:rsidR="0089773C" w:rsidP="0089773C" w:rsidRDefault="0089773C" w14:paraId="3754A6B2" w14:textId="77777777">
      <w:pPr>
        <w:pBdr>
          <w:top w:val="nil"/>
          <w:left w:val="nil"/>
          <w:bottom w:val="nil"/>
          <w:right w:val="nil"/>
          <w:between w:val="nil"/>
        </w:pBdr>
        <w:ind w:left="1440"/>
        <w:jc w:val="both"/>
        <w:rPr>
          <w:rFonts w:ascii="Arial" w:hAnsi="Arial" w:eastAsia="Arial" w:cs="Arial"/>
        </w:rPr>
      </w:pPr>
    </w:p>
    <w:p w:rsidR="003C45C1" w:rsidP="003C45C1" w:rsidRDefault="0089773C" w14:paraId="2751E646" w14:textId="458BC6DE">
      <w:pPr>
        <w:jc w:val="both"/>
        <w:rPr>
          <w:rFonts w:ascii="Arial" w:hAnsi="Arial" w:eastAsia="Arial" w:cs="Arial"/>
        </w:rPr>
      </w:pPr>
      <w:r>
        <w:rPr>
          <w:rFonts w:ascii="Arial" w:hAnsi="Arial" w:eastAsia="Arial" w:cs="Arial"/>
        </w:rPr>
        <w:lastRenderedPageBreak/>
        <w:t>Yet, s</w:t>
      </w:r>
      <w:r w:rsidRPr="00916B26">
        <w:rPr>
          <w:rFonts w:ascii="Arial" w:hAnsi="Arial" w:eastAsia="Arial" w:cs="Arial"/>
        </w:rPr>
        <w:t xml:space="preserve">uccessful cancer prevention requires these individual actions to be supported by governmental policies and actions. </w:t>
      </w:r>
    </w:p>
    <w:p w:rsidR="003C45C1" w:rsidP="003C45C1" w:rsidRDefault="003C45C1" w14:paraId="1C0B5638" w14:textId="45A01F0A">
      <w:pPr>
        <w:jc w:val="both"/>
        <w:rPr>
          <w:rFonts w:ascii="Arial" w:hAnsi="Arial" w:eastAsia="Arial" w:cs="Arial"/>
        </w:rPr>
      </w:pPr>
      <w:r>
        <w:rPr>
          <w:rFonts w:ascii="Arial" w:hAnsi="Arial" w:eastAsia="Arial" w:cs="Arial"/>
        </w:rPr>
        <w:t>For more information</w:t>
      </w:r>
      <w:r w:rsidR="0089773C">
        <w:rPr>
          <w:rFonts w:ascii="Arial" w:hAnsi="Arial" w:eastAsia="Arial" w:cs="Arial"/>
        </w:rPr>
        <w:t xml:space="preserve"> on the European Code Against Cancer</w:t>
      </w:r>
      <w:r>
        <w:rPr>
          <w:rFonts w:ascii="Arial" w:hAnsi="Arial" w:eastAsia="Arial" w:cs="Arial"/>
        </w:rPr>
        <w:t xml:space="preserve"> please check </w:t>
      </w:r>
      <w:r w:rsidRPr="003C45C1">
        <w:rPr>
          <w:rFonts w:ascii="Arial" w:hAnsi="Arial" w:eastAsia="Arial" w:cs="Arial"/>
          <w:highlight w:val="yellow"/>
        </w:rPr>
        <w:t>ADD REFERENCE</w:t>
      </w:r>
      <w:r w:rsidR="00394712">
        <w:rPr>
          <w:rFonts w:ascii="Arial" w:hAnsi="Arial" w:eastAsia="Arial" w:cs="Arial"/>
        </w:rPr>
        <w:t xml:space="preserve"> </w:t>
      </w:r>
      <w:r w:rsidRPr="00916B26" w:rsidR="00394712">
        <w:rPr>
          <w:rFonts w:ascii="Arial" w:hAnsi="Arial" w:eastAsia="Arial" w:cs="Arial"/>
        </w:rPr>
        <w:fldChar w:fldCharType="begin"/>
      </w:r>
      <w:r w:rsidR="00394712">
        <w:rPr>
          <w:rFonts w:ascii="Arial" w:hAnsi="Arial" w:eastAsia="Arial" w:cs="Arial"/>
        </w:rPr>
        <w:instrText xml:space="preserve"> ADDIN ZOTERO_ITEM CSL_CITATION {"citationID":"JxlROKZq","properties":{"formattedCitation":"(3)","plainCitation":"(3)","noteIndex":0},"citationItems":[{"id":"a5lc9phV/XdLKSsBY","uris":["http://zotero.org/users/1513738/items/HM72S7F7"],"uri":["http://zotero.org/users/1513738/items/HM72S7F7"],"itemData":{"id":2990,"type":"article-journal","abstract":"This overview describes the principles of the 4th edition of the European Code against Cancer and provides an introduction to the 12 recommendations to reduce cancer risk. Among the 504.6 million inhabitants of the member states of the European Union (EU28), there are annually 2.64 million new cancer cases and 1.28 million deaths from cancer. It is estimated that this cancer burden could be reduced by up to one half if scientific knowledge on causes of cancer could be translated into successful prevention. The Code is a preventive tool aimed to reduce the cancer burden by informing people how to avoid or reduce carcinogenic exposures, adopt behaviours to reduce the cancer risk, or to participate in organised intervention programmes. The Code should also form a base to guide national health policies in cancer prevention. The 12 recommendations are: not smoking or using other tobacco products; avoiding second-hand smoke; being a healthy body weight; encouraging physical activity; having a healthy diet; limiting alcohol consumption, with not drinking alcohol being better for cancer prevention; avoiding too much exposure to ultraviolet radiation; avoiding cancer-causing agents at the workplace; reducing exposure to high levels of radon; encouraging breastfeeding; limiting the use of hormone replacement therapy; participating in organised vaccination programmes against hepatitis B for newborns and human papillomavirus for girls; and participating in organised screening programmes for bowel cancer, breast cancer, and cervical cancer.","container-title":"Cancer Epidemiology","DOI":"10.1016/j.canep.2015.05.009","ISSN":"1877-783X","journalAbbreviation":"Cancer Epidemiol","language":"eng","note":"PMID: 26164654","page":"S1-10","source":"PubMed","title":"European Code against Cancer 4th Edition: 12 ways to reduce your cancer risk","title-short":"European Code against Cancer 4th Edition","volume":"39 Suppl 1","author":[{"family":"Schüz","given":"Joachim"},{"family":"Espina","given":"Carolina"},{"family":"Villain","given":"Patricia"},{"family":"Herrero","given":"Rolando"},{"family":"Leon","given":"Maria E."},{"family":"Minozzi","given":"Silvia"},{"family":"Romieu","given":"Isabelle"},{"family":"Segnan","given":"Nereo"},{"family":"Wardle","given":"Jane"},{"family":"Wiseman","given":"Martin"},{"family":"Belardelli","given":"Filippo"},{"family":"Bettcher","given":"Douglas"},{"family":"Cavalli","given":"Franco"},{"family":"Galea","given":"Gauden"},{"family":"Lenoir","given":"Gilbert"},{"family":"Martin-Moreno","given":"Jose M."},{"family":"Nicula","given":"Florian Alexandru"},{"family":"Olsen","given":"Jørgen H."},{"family":"Patnick","given":"Julietta"},{"family":"Primic-Zakelj","given":"Maja"},{"family":"Puska","given":"Pekka"},{"family":"Leeuwen","given":"Flora E.","non-dropping-particle":"van"},{"family":"Wiestler","given":"Otmar"},{"family":"Zatonski","given":"Witold"},{"literal":"Working Groups of Scientific Experts"}],"issued":{"date-parts":[["2015",12]]}}}],"schema":"https://github.com/citation-style-language/schema/raw/master/csl-citation.json"} </w:instrText>
      </w:r>
      <w:r w:rsidRPr="00916B26" w:rsidR="00394712">
        <w:rPr>
          <w:rFonts w:ascii="Arial" w:hAnsi="Arial" w:eastAsia="Arial" w:cs="Arial"/>
        </w:rPr>
        <w:fldChar w:fldCharType="separate"/>
      </w:r>
      <w:r w:rsidRPr="00916B26" w:rsidR="00394712">
        <w:rPr>
          <w:rFonts w:ascii="Arial" w:hAnsi="Arial" w:cs="Arial"/>
        </w:rPr>
        <w:t>(3)</w:t>
      </w:r>
      <w:r w:rsidRPr="00916B26" w:rsidR="00394712">
        <w:rPr>
          <w:rFonts w:ascii="Arial" w:hAnsi="Arial" w:eastAsia="Arial" w:cs="Arial"/>
        </w:rPr>
        <w:fldChar w:fldCharType="end"/>
      </w:r>
    </w:p>
    <w:p w:rsidR="003C45C1" w:rsidRDefault="003C45C1" w14:paraId="4C847C75" w14:textId="77777777">
      <w:pPr>
        <w:pStyle w:val="Heading2"/>
        <w:spacing w:before="200"/>
        <w:jc w:val="both"/>
      </w:pPr>
    </w:p>
    <w:p w:rsidRPr="00916B26" w:rsidR="00CC36F6" w:rsidRDefault="007E5DB8" w14:paraId="51A49E3D" w14:textId="359081C4">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33577D7A" w14:textId="77777777">
      <w:pPr>
        <w:pStyle w:val="Heading1"/>
        <w:pBdr>
          <w:bottom w:val="single" w:color="000000" w:sz="4" w:space="1"/>
        </w:pBdr>
      </w:pPr>
      <w:bookmarkStart w:name="_jh14a3i0cbxi" w:colFirst="0" w:colLast="0" w:id="82"/>
      <w:bookmarkEnd w:id="82"/>
      <w:r w:rsidRPr="00916B26">
        <w:rPr>
          <w:color w:val="0000FF"/>
        </w:rPr>
        <w:t>Unit:</w:t>
      </w:r>
      <w:r w:rsidRPr="00916B26">
        <w:t xml:space="preserve"> 2. </w:t>
      </w:r>
      <w:r w:rsidRPr="00916B26">
        <w:rPr>
          <w:rFonts w:ascii="Arial" w:hAnsi="Arial" w:eastAsia="Arial" w:cs="Arial"/>
        </w:rPr>
        <w:t>Principles of screening</w:t>
      </w:r>
    </w:p>
    <w:p w:rsidRPr="00916B26" w:rsidR="00CC36F6" w:rsidRDefault="00CC36F6" w14:paraId="3E7579B4" w14:textId="77777777">
      <w:pPr>
        <w:rPr>
          <w:rFonts w:ascii="Arial Nova" w:hAnsi="Arial Nova" w:eastAsia="Arial Nova" w:cs="Arial Nova"/>
          <w:sz w:val="22"/>
          <w:szCs w:val="22"/>
        </w:rPr>
      </w:pPr>
    </w:p>
    <w:p w:rsidRPr="00916B26" w:rsidR="00CC36F6" w:rsidDel="005474FE" w:rsidRDefault="00CC36F6" w14:paraId="6034A8C8" w14:textId="15436D92">
      <w:pPr>
        <w:ind w:firstLine="720"/>
        <w:rPr>
          <w:del w:author="Robles Hellin, Claudia" w:date="2020-12-18T10:54:00Z" w:id="83"/>
          <w:rFonts w:ascii="Arial Nova" w:hAnsi="Arial Nova" w:eastAsia="Arial Nova" w:cs="Arial Nova"/>
          <w:sz w:val="22"/>
          <w:szCs w:val="22"/>
        </w:rPr>
      </w:pPr>
      <w:bookmarkStart w:name="_2ykbgzldaa17" w:colFirst="0" w:colLast="0" w:id="84"/>
      <w:bookmarkEnd w:id="84"/>
    </w:p>
    <w:p w:rsidRPr="00916B26" w:rsidR="00CC36F6" w:rsidDel="005474FE" w:rsidRDefault="007E5DB8" w14:paraId="5F3BFC23" w14:textId="528A0DE2">
      <w:pPr>
        <w:pStyle w:val="Heading2"/>
        <w:keepLines/>
        <w:rPr>
          <w:del w:author="Robles Hellin, Claudia" w:date="2020-12-18T10:54:00Z" w:id="85"/>
        </w:rPr>
      </w:pPr>
      <w:bookmarkStart w:name="_ahplsrm4xp6q" w:colFirst="0" w:colLast="0" w:id="86"/>
      <w:bookmarkEnd w:id="86"/>
      <w:commentRangeStart w:id="87"/>
      <w:del w:author="Robles Hellin, Claudia" w:date="2020-12-18T10:54:00Z" w:id="88">
        <w:r w:rsidRPr="00916B26" w:rsidDel="005474FE">
          <w:delText>2.2 Wilson and Jungner 10 p</w:delText>
        </w:r>
      </w:del>
      <w:ins w:author="de Sanjose, Silvia" w:date="2020-12-17T19:36:00Z" w:id="89">
        <w:del w:author="Robles Hellin, Claudia" w:date="2020-12-18T10:54:00Z" w:id="90">
          <w:r w:rsidDel="005474FE" w:rsidR="00F87BD9">
            <w:delText>P</w:delText>
          </w:r>
        </w:del>
      </w:ins>
      <w:del w:author="Robles Hellin, Claudia" w:date="2020-12-18T10:54:00Z" w:id="91">
        <w:r w:rsidRPr="00916B26" w:rsidDel="005474FE">
          <w:delText xml:space="preserve">rinciples of screening </w:delText>
        </w:r>
        <w:commentRangeEnd w:id="87"/>
        <w:r w:rsidDel="005474FE" w:rsidR="00816738">
          <w:rPr>
            <w:rStyle w:val="CommentReference"/>
            <w:rFonts w:ascii="Verdana" w:hAnsi="Verdana" w:eastAsia="Verdana" w:cs="Verdana"/>
            <w:b w:val="0"/>
          </w:rPr>
          <w:commentReference w:id="87"/>
        </w:r>
      </w:del>
    </w:p>
    <w:p w:rsidRPr="00372B68" w:rsidR="00372B68" w:rsidP="00372B68" w:rsidRDefault="00372B68" w14:paraId="3ACBF6E1" w14:textId="430ECC94">
      <w:pPr>
        <w:tabs>
          <w:tab w:val="clear" w:pos="2053"/>
        </w:tabs>
        <w:autoSpaceDE w:val="0"/>
        <w:autoSpaceDN w:val="0"/>
        <w:adjustRightInd w:val="0"/>
        <w:spacing w:line="240" w:lineRule="auto"/>
        <w:rPr>
          <w:ins w:author="de Sanjose, Silvia" w:date="2020-12-17T19:26:00Z" w:id="92"/>
          <w:rFonts w:ascii="AdvP8C43" w:hAnsi="AdvP8C43" w:cs="AdvP8C43"/>
          <w:sz w:val="19"/>
          <w:szCs w:val="19"/>
          <w:lang w:val="en-US"/>
          <w:rPrChange w:author="de Sanjose, Silvia" w:date="2020-12-17T19:26:00Z" w:id="93">
            <w:rPr>
              <w:ins w:author="de Sanjose, Silvia" w:date="2020-12-17T19:26:00Z" w:id="94"/>
              <w:rFonts w:ascii="AdvP8C43" w:hAnsi="AdvP8C43" w:cs="AdvP8C43"/>
              <w:sz w:val="19"/>
              <w:szCs w:val="19"/>
              <w:lang w:val="es-ES_tradnl"/>
            </w:rPr>
          </w:rPrChange>
        </w:rPr>
      </w:pPr>
      <w:ins w:author="de Sanjose, Silvia" w:date="2020-12-17T19:26:00Z" w:id="95">
        <w:r w:rsidRPr="00372B68">
          <w:rPr>
            <w:rFonts w:ascii="AdvP8C46" w:hAnsi="AdvP8C46" w:cs="AdvP8C46"/>
            <w:sz w:val="19"/>
            <w:szCs w:val="19"/>
            <w:lang w:val="en-US"/>
            <w:rPrChange w:author="de Sanjose, Silvia" w:date="2020-12-17T19:26:00Z" w:id="96">
              <w:rPr>
                <w:rFonts w:ascii="AdvP8C46" w:hAnsi="AdvP8C46" w:cs="AdvP8C46"/>
                <w:sz w:val="19"/>
                <w:szCs w:val="19"/>
                <w:lang w:val="es-ES_tradnl"/>
              </w:rPr>
            </w:rPrChange>
          </w:rPr>
          <w:t xml:space="preserve">Screening is the action of actively searching for a disease in an asymptomatic population. </w:t>
        </w:r>
        <w:r w:rsidRPr="00372B68">
          <w:rPr>
            <w:rFonts w:ascii="AdvP8C43" w:hAnsi="AdvP8C43" w:cs="AdvP8C43"/>
            <w:sz w:val="19"/>
            <w:szCs w:val="19"/>
            <w:lang w:val="en-US"/>
            <w:rPrChange w:author="de Sanjose, Silvia" w:date="2020-12-17T19:26:00Z" w:id="97">
              <w:rPr>
                <w:rFonts w:ascii="AdvP8C43" w:hAnsi="AdvP8C43" w:cs="AdvP8C43"/>
                <w:sz w:val="19"/>
                <w:szCs w:val="19"/>
                <w:lang w:val="es-ES_tradnl"/>
              </w:rPr>
            </w:rPrChange>
          </w:rPr>
          <w:t>A disease should fulfill some</w:t>
        </w:r>
      </w:ins>
    </w:p>
    <w:p w:rsidR="00F87BD9" w:rsidP="00F87BD9" w:rsidRDefault="00372B68" w14:paraId="77DB342B" w14:textId="4F34F826">
      <w:pPr>
        <w:tabs>
          <w:tab w:val="clear" w:pos="2053"/>
        </w:tabs>
        <w:autoSpaceDE w:val="0"/>
        <w:autoSpaceDN w:val="0"/>
        <w:adjustRightInd w:val="0"/>
        <w:spacing w:line="240" w:lineRule="auto"/>
        <w:rPr>
          <w:ins w:author="de Sanjose, Silvia" w:date="2020-12-17T19:34:00Z" w:id="98"/>
          <w:rFonts w:ascii="Arial" w:hAnsi="Arial" w:eastAsia="Arial" w:cs="Arial"/>
        </w:rPr>
      </w:pPr>
      <w:ins w:author="de Sanjose, Silvia" w:date="2020-12-17T19:26:00Z" w:id="99">
        <w:r w:rsidRPr="00372B68">
          <w:rPr>
            <w:rFonts w:ascii="AdvP8C43" w:hAnsi="AdvP8C43" w:cs="AdvP8C43"/>
            <w:sz w:val="19"/>
            <w:szCs w:val="19"/>
            <w:lang w:val="en-US"/>
            <w:rPrChange w:author="de Sanjose, Silvia" w:date="2020-12-17T19:26:00Z" w:id="100">
              <w:rPr>
                <w:rFonts w:ascii="AdvP8C43" w:hAnsi="AdvP8C43" w:cs="AdvP8C43"/>
                <w:sz w:val="19"/>
                <w:szCs w:val="19"/>
                <w:lang w:val="es-ES_tradnl"/>
              </w:rPr>
            </w:rPrChange>
          </w:rPr>
          <w:t>requirements before it is considered as candidate for screening</w:t>
        </w:r>
      </w:ins>
      <w:ins w:author="de Sanjose, Silvia" w:date="2020-12-17T19:35:00Z" w:id="101">
        <w:r w:rsidR="00F87BD9">
          <w:rPr>
            <w:rFonts w:ascii="AdvP8C43" w:hAnsi="AdvP8C43" w:cs="AdvP8C43"/>
            <w:sz w:val="19"/>
            <w:szCs w:val="19"/>
            <w:lang w:val="en-US"/>
          </w:rPr>
          <w:t xml:space="preserve"> (See Box)</w:t>
        </w:r>
      </w:ins>
      <w:ins w:author="de Sanjose, Silvia" w:date="2020-12-17T19:26:00Z" w:id="102">
        <w:r w:rsidRPr="00372B68">
          <w:rPr>
            <w:rFonts w:ascii="AdvP8C43" w:hAnsi="AdvP8C43" w:cs="AdvP8C43"/>
            <w:sz w:val="19"/>
            <w:szCs w:val="19"/>
            <w:lang w:val="en-US"/>
            <w:rPrChange w:author="de Sanjose, Silvia" w:date="2020-12-17T19:26:00Z" w:id="103">
              <w:rPr>
                <w:rFonts w:ascii="AdvP8C43" w:hAnsi="AdvP8C43" w:cs="AdvP8C43"/>
                <w:sz w:val="19"/>
                <w:szCs w:val="19"/>
                <w:lang w:val="es-ES_tradnl"/>
              </w:rPr>
            </w:rPrChange>
          </w:rPr>
          <w:t>.</w:t>
        </w:r>
      </w:ins>
      <w:ins w:author="de Sanjose, Silvia" w:date="2020-12-17T19:29:00Z" w:id="104">
        <w:r w:rsidRPr="00916B26" w:rsidDel="00372B68" w:rsidR="00F87BD9">
          <w:rPr>
            <w:rFonts w:ascii="Arial" w:hAnsi="Arial" w:eastAsia="Arial" w:cs="Arial"/>
          </w:rPr>
          <w:t xml:space="preserve"> </w:t>
        </w:r>
      </w:ins>
    </w:p>
    <w:p w:rsidR="00F87BD9" w:rsidP="00F87BD9" w:rsidRDefault="00F87BD9" w14:paraId="0DC4F0F5" w14:textId="77777777">
      <w:pPr>
        <w:tabs>
          <w:tab w:val="clear" w:pos="2053"/>
        </w:tabs>
        <w:autoSpaceDE w:val="0"/>
        <w:autoSpaceDN w:val="0"/>
        <w:adjustRightInd w:val="0"/>
        <w:spacing w:line="240" w:lineRule="auto"/>
        <w:rPr>
          <w:ins w:author="de Sanjose, Silvia" w:date="2020-12-17T19:34:00Z" w:id="105"/>
          <w:rFonts w:ascii="Arial" w:hAnsi="Arial" w:eastAsia="Arial" w:cs="Arial"/>
        </w:rPr>
      </w:pPr>
    </w:p>
    <w:p w:rsidR="00F87BD9" w:rsidRDefault="00F87BD9" w14:paraId="18CFB924" w14:textId="77777777">
      <w:pPr>
        <w:pBdr>
          <w:top w:val="single" w:color="auto" w:sz="4" w:space="1"/>
          <w:left w:val="single" w:color="auto" w:sz="4" w:space="4"/>
          <w:bottom w:val="single" w:color="auto" w:sz="4" w:space="1"/>
          <w:right w:val="single" w:color="auto" w:sz="4" w:space="4"/>
        </w:pBdr>
        <w:tabs>
          <w:tab w:val="clear" w:pos="2053"/>
        </w:tabs>
        <w:autoSpaceDE w:val="0"/>
        <w:autoSpaceDN w:val="0"/>
        <w:adjustRightInd w:val="0"/>
        <w:spacing w:line="240" w:lineRule="auto"/>
        <w:rPr>
          <w:ins w:author="de Sanjose, Silvia" w:date="2020-12-17T19:34:00Z" w:id="106"/>
          <w:rFonts w:ascii="Arial" w:hAnsi="Arial" w:eastAsia="Arial" w:cs="Arial"/>
        </w:rPr>
        <w:pPrChange w:author="de Sanjose, Silvia" w:date="2020-12-17T19:35:00Z" w:id="107">
          <w:pPr>
            <w:tabs>
              <w:tab w:val="clear" w:pos="2053"/>
            </w:tabs>
            <w:autoSpaceDE w:val="0"/>
            <w:autoSpaceDN w:val="0"/>
            <w:adjustRightInd w:val="0"/>
            <w:spacing w:line="240" w:lineRule="auto"/>
          </w:pPr>
        </w:pPrChange>
      </w:pPr>
    </w:p>
    <w:p w:rsidR="00F87BD9" w:rsidRDefault="00F87BD9" w14:paraId="7E2E6F8A" w14:textId="77777777">
      <w:pPr>
        <w:pBdr>
          <w:top w:val="single" w:color="auto" w:sz="4" w:space="1"/>
          <w:left w:val="single" w:color="auto" w:sz="4" w:space="4"/>
          <w:bottom w:val="single" w:color="auto" w:sz="4" w:space="1"/>
          <w:right w:val="single" w:color="auto" w:sz="4" w:space="4"/>
        </w:pBdr>
        <w:tabs>
          <w:tab w:val="clear" w:pos="2053"/>
        </w:tabs>
        <w:autoSpaceDE w:val="0"/>
        <w:autoSpaceDN w:val="0"/>
        <w:adjustRightInd w:val="0"/>
        <w:spacing w:line="240" w:lineRule="auto"/>
        <w:rPr>
          <w:ins w:author="de Sanjose, Silvia" w:date="2020-12-17T19:34:00Z" w:id="108"/>
          <w:rFonts w:ascii="Arial" w:hAnsi="Arial" w:eastAsia="Arial" w:cs="Arial"/>
        </w:rPr>
        <w:pPrChange w:author="de Sanjose, Silvia" w:date="2020-12-17T19:35:00Z" w:id="109">
          <w:pPr>
            <w:tabs>
              <w:tab w:val="clear" w:pos="2053"/>
            </w:tabs>
            <w:autoSpaceDE w:val="0"/>
            <w:autoSpaceDN w:val="0"/>
            <w:adjustRightInd w:val="0"/>
            <w:spacing w:line="240" w:lineRule="auto"/>
          </w:pPr>
        </w:pPrChange>
      </w:pPr>
    </w:p>
    <w:p w:rsidRPr="00916B26" w:rsidR="00CC36F6" w:rsidRDefault="007E5DB8" w14:paraId="1B44B1BE" w14:textId="0E1C4525">
      <w:pPr>
        <w:pBdr>
          <w:top w:val="single" w:color="auto" w:sz="4" w:space="1"/>
          <w:left w:val="single" w:color="auto" w:sz="4" w:space="4"/>
          <w:bottom w:val="single" w:color="auto" w:sz="4" w:space="1"/>
          <w:right w:val="single" w:color="auto" w:sz="4" w:space="4"/>
        </w:pBdr>
        <w:tabs>
          <w:tab w:val="clear" w:pos="2053"/>
        </w:tabs>
        <w:autoSpaceDE w:val="0"/>
        <w:autoSpaceDN w:val="0"/>
        <w:adjustRightInd w:val="0"/>
        <w:spacing w:line="240" w:lineRule="auto"/>
        <w:rPr>
          <w:rFonts w:ascii="Arial" w:hAnsi="Arial" w:eastAsia="Arial" w:cs="Arial"/>
        </w:rPr>
        <w:pPrChange w:author="de Sanjose, Silvia" w:date="2020-12-17T19:35:00Z" w:id="110">
          <w:pPr>
            <w:spacing w:before="200"/>
            <w:jc w:val="both"/>
          </w:pPr>
        </w:pPrChange>
      </w:pPr>
      <w:commentRangeStart w:id="111"/>
      <w:del w:author="de Sanjose, Silvia" w:date="2020-12-17T19:27:00Z" w:id="112">
        <w:r w:rsidRPr="00916B26" w:rsidDel="00372B68">
          <w:rPr>
            <w:rFonts w:ascii="Arial" w:hAnsi="Arial" w:eastAsia="Arial" w:cs="Arial"/>
          </w:rPr>
          <w:delText>The report entitled “Principles and practice of screening for disease” listed 10 screening criteria that became a public health classic and that have been adapted to better fit within the context of screening in the genomic era</w:delText>
        </w:r>
      </w:del>
      <w:ins w:author="de Sanjose, Silvia" w:date="2020-12-17T19:27:00Z" w:id="113">
        <w:r w:rsidR="00372B68">
          <w:rPr>
            <w:rFonts w:ascii="Arial" w:hAnsi="Arial" w:eastAsia="Arial" w:cs="Arial"/>
          </w:rPr>
          <w:t xml:space="preserve">Wilson and </w:t>
        </w:r>
        <w:proofErr w:type="spellStart"/>
        <w:r w:rsidR="00372B68">
          <w:rPr>
            <w:rFonts w:ascii="Arial" w:hAnsi="Arial" w:eastAsia="Arial" w:cs="Arial"/>
          </w:rPr>
          <w:t>Jungner</w:t>
        </w:r>
        <w:proofErr w:type="spellEnd"/>
        <w:r w:rsidR="00372B68">
          <w:rPr>
            <w:rFonts w:ascii="Arial" w:hAnsi="Arial" w:eastAsia="Arial" w:cs="Arial"/>
          </w:rPr>
          <w:t xml:space="preserve"> </w:t>
        </w:r>
      </w:ins>
      <w:ins w:author="de Sanjose, Silvia" w:date="2020-12-17T19:28:00Z" w:id="114">
        <w:r w:rsidR="00372B68">
          <w:rPr>
            <w:rFonts w:ascii="Arial" w:hAnsi="Arial" w:eastAsia="Arial" w:cs="Arial"/>
          </w:rPr>
          <w:t xml:space="preserve">enumerated the </w:t>
        </w:r>
      </w:ins>
      <w:ins w:author="de Sanjose, Silvia" w:date="2020-12-17T19:29:00Z" w:id="115">
        <w:r w:rsidR="00F87BD9">
          <w:rPr>
            <w:rFonts w:ascii="Arial" w:hAnsi="Arial" w:eastAsia="Arial" w:cs="Arial"/>
          </w:rPr>
          <w:t xml:space="preserve">following </w:t>
        </w:r>
      </w:ins>
      <w:ins w:author="de Sanjose, Silvia" w:date="2020-12-17T19:28:00Z" w:id="116">
        <w:r w:rsidR="00372B68">
          <w:rPr>
            <w:rFonts w:ascii="Arial" w:hAnsi="Arial" w:eastAsia="Arial" w:cs="Arial"/>
          </w:rPr>
          <w:t xml:space="preserve">criteria </w:t>
        </w:r>
      </w:ins>
      <w:ins w:author="de Sanjose, Silvia" w:date="2020-12-17T19:29:00Z" w:id="117">
        <w:r w:rsidR="00F87BD9">
          <w:rPr>
            <w:rFonts w:ascii="Arial" w:hAnsi="Arial" w:eastAsia="Arial" w:cs="Arial"/>
          </w:rPr>
          <w:t>that are key in understanding t</w:t>
        </w:r>
      </w:ins>
      <w:ins w:author="de Sanjose, Silvia" w:date="2020-12-17T19:30:00Z" w:id="118">
        <w:r w:rsidR="00F87BD9">
          <w:rPr>
            <w:rFonts w:ascii="Arial" w:hAnsi="Arial" w:eastAsia="Arial" w:cs="Arial"/>
          </w:rPr>
          <w:t>he complexity and requirements of a screening program</w:t>
        </w:r>
      </w:ins>
      <w:ins w:author="de Sanjose, Silvia" w:date="2020-12-17T19:35:00Z" w:id="119">
        <w:r w:rsidR="00F87BD9">
          <w:rPr>
            <w:rFonts w:ascii="Arial" w:hAnsi="Arial" w:eastAsia="Arial" w:cs="Arial"/>
          </w:rPr>
          <w:t xml:space="preserve"> </w:t>
        </w:r>
      </w:ins>
      <w:ins w:author="de Sanjose, Silvia" w:date="2020-12-17T19:28:00Z" w:id="120">
        <w:r w:rsidR="00372B68">
          <w:rPr>
            <w:rFonts w:ascii="Arial" w:hAnsi="Arial" w:eastAsia="Arial" w:cs="Arial"/>
          </w:rPr>
          <w:t>to be considered before undertaken a screening program</w:t>
        </w:r>
      </w:ins>
      <w:r w:rsidR="00EE63A3">
        <w:rPr>
          <w:rFonts w:ascii="Arial" w:hAnsi="Arial" w:eastAsia="Arial" w:cs="Arial"/>
        </w:rPr>
        <w:t xml:space="preserve"> </w:t>
      </w:r>
      <w:r w:rsidR="00EE63A3">
        <w:rPr>
          <w:rFonts w:ascii="Arial" w:hAnsi="Arial" w:eastAsia="Arial" w:cs="Arial"/>
        </w:rPr>
        <w:fldChar w:fldCharType="begin"/>
      </w:r>
      <w:r w:rsidR="00FB6E81">
        <w:rPr>
          <w:rFonts w:ascii="Arial" w:hAnsi="Arial" w:eastAsia="Arial" w:cs="Arial"/>
        </w:rPr>
        <w:instrText xml:space="preserve"> ADDIN ZOTERO_ITEM CSL_CITATION {"citationID":"22RjtLhu","properties":{"formattedCitation":"(8,9)","plainCitation":"(8,9)","noteIndex":0},"citationItems":[{"id":1414,"uris":["http://zotero.org/users/616309/items/VTTER7N3"],"uri":["http://zotero.org/users/616309/items/VTTER7N3"],"itemData":{"id":1414,"type":"book","event-place":"Geneva, Switzerland","publisher":"World Health Organization - WHO","publisher-place":"Geneva, Switzerland","title":"Principles and practice of screening for disease","URL":"http://apps.who.int/iris/bitstream/10665/208882/1/WHO_PA_66.7_eng.pdf","author":[{"family":"Wilson","given":"JMG"},{"family":"Jungner","given":"G"}],"accessed":{"date-parts":[["2018",3,21]]},"issued":{"date-parts":[["1968"]]}}},{"id":1412,"uris":["http://zotero.org/users/616309/items/PNPIVJVD"],"uri":["http://zotero.org/users/616309/items/PNPIVJVD"],"itemData":{"id":1412,"type":"article-journal","container-title":"Bulletin of the World Health Organization","DOI":"10.2471/BLT.07.050112","ISSN":"00429686","issue":"4","page":"317-319","source":"CrossRef","title":"Revisiting Wilson and Jungner in the genomic age: a review of screening criteria over the past 40 years","title-short":"Revisting wilson and Jungner in the genomic age","volume":"86","author":[{"family":"Andermann","given":"Anne"}],"issued":{"date-parts":[["2008",4,1]]}}}],"schema":"https://github.com/citation-style-language/schema/raw/master/csl-citation.json"} </w:instrText>
      </w:r>
      <w:r w:rsidR="00EE63A3">
        <w:rPr>
          <w:rFonts w:ascii="Arial" w:hAnsi="Arial" w:eastAsia="Arial" w:cs="Arial"/>
        </w:rPr>
        <w:fldChar w:fldCharType="separate"/>
      </w:r>
      <w:r w:rsidRPr="00FB6E81" w:rsidR="00FB6E81">
        <w:rPr>
          <w:rFonts w:ascii="Arial" w:hAnsi="Arial" w:cs="Arial"/>
        </w:rPr>
        <w:t>(8,9)</w:t>
      </w:r>
      <w:r w:rsidR="00EE63A3">
        <w:rPr>
          <w:rFonts w:ascii="Arial" w:hAnsi="Arial" w:eastAsia="Arial" w:cs="Arial"/>
        </w:rPr>
        <w:fldChar w:fldCharType="end"/>
      </w:r>
      <w:r w:rsidRPr="00916B26">
        <w:rPr>
          <w:rFonts w:ascii="Arial" w:hAnsi="Arial" w:eastAsia="Arial" w:cs="Arial"/>
        </w:rPr>
        <w:t>.</w:t>
      </w:r>
    </w:p>
    <w:p w:rsidRPr="00916B26" w:rsidR="00CC36F6" w:rsidRDefault="00EE63A3" w14:paraId="3563967F" w14:textId="77777777">
      <w:pPr>
        <w:pBdr>
          <w:top w:val="single" w:color="auto" w:sz="4" w:space="1"/>
          <w:left w:val="single" w:color="auto" w:sz="4" w:space="4"/>
          <w:bottom w:val="single" w:color="auto" w:sz="4" w:space="1"/>
          <w:right w:val="single" w:color="auto" w:sz="4" w:space="4"/>
        </w:pBdr>
        <w:spacing w:before="200"/>
        <w:jc w:val="both"/>
        <w:rPr>
          <w:rFonts w:ascii="Arial" w:hAnsi="Arial" w:eastAsia="Arial" w:cs="Arial"/>
        </w:rPr>
        <w:pPrChange w:author="de Sanjose, Silvia" w:date="2020-12-17T19:35:00Z" w:id="121">
          <w:pPr>
            <w:spacing w:before="200"/>
            <w:jc w:val="both"/>
          </w:pPr>
        </w:pPrChange>
      </w:pPr>
      <w:r>
        <w:rPr>
          <w:rFonts w:ascii="Arial" w:hAnsi="Arial" w:eastAsia="Arial" w:cs="Arial"/>
        </w:rPr>
        <w:t>Classic criteria are</w:t>
      </w:r>
      <w:r w:rsidRPr="00916B26" w:rsidR="007E5DB8">
        <w:rPr>
          <w:rFonts w:ascii="Arial" w:hAnsi="Arial" w:eastAsia="Arial" w:cs="Arial"/>
        </w:rPr>
        <w:t xml:space="preserve">: </w:t>
      </w:r>
    </w:p>
    <w:p w:rsidRPr="00916B26" w:rsidR="00CC36F6" w:rsidRDefault="007E5DB8" w14:paraId="4891631F"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2">
          <w:pPr>
            <w:numPr>
              <w:numId w:val="9"/>
            </w:numPr>
            <w:ind w:left="720" w:hanging="360"/>
            <w:jc w:val="both"/>
          </w:pPr>
        </w:pPrChange>
      </w:pPr>
      <w:r w:rsidRPr="00916B26">
        <w:rPr>
          <w:rFonts w:ascii="Arial" w:hAnsi="Arial" w:eastAsia="Arial" w:cs="Arial"/>
        </w:rPr>
        <w:t xml:space="preserve">The condition sought should be an important health problem. </w:t>
      </w:r>
    </w:p>
    <w:p w:rsidRPr="00916B26" w:rsidR="00CC36F6" w:rsidRDefault="007E5DB8" w14:paraId="0C948610"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3">
          <w:pPr>
            <w:numPr>
              <w:numId w:val="9"/>
            </w:numPr>
            <w:ind w:left="720" w:hanging="360"/>
            <w:jc w:val="both"/>
          </w:pPr>
        </w:pPrChange>
      </w:pPr>
      <w:r w:rsidRPr="00916B26">
        <w:rPr>
          <w:rFonts w:ascii="Arial" w:hAnsi="Arial" w:eastAsia="Arial" w:cs="Arial"/>
        </w:rPr>
        <w:t xml:space="preserve">There should be an accepted treatment for patients with recognized disease. </w:t>
      </w:r>
    </w:p>
    <w:p w:rsidRPr="00916B26" w:rsidR="00CC36F6" w:rsidRDefault="007E5DB8" w14:paraId="38E7D992"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4">
          <w:pPr>
            <w:numPr>
              <w:numId w:val="9"/>
            </w:numPr>
            <w:ind w:left="720" w:hanging="360"/>
            <w:jc w:val="both"/>
          </w:pPr>
        </w:pPrChange>
      </w:pPr>
      <w:r w:rsidRPr="00916B26">
        <w:rPr>
          <w:rFonts w:ascii="Arial" w:hAnsi="Arial" w:eastAsia="Arial" w:cs="Arial"/>
        </w:rPr>
        <w:t xml:space="preserve">Facilities for diagnosis and treatment should be available. </w:t>
      </w:r>
    </w:p>
    <w:p w:rsidRPr="00916B26" w:rsidR="00CC36F6" w:rsidRDefault="007E5DB8" w14:paraId="31929400"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5">
          <w:pPr>
            <w:numPr>
              <w:numId w:val="9"/>
            </w:numPr>
            <w:ind w:left="720" w:hanging="360"/>
            <w:jc w:val="both"/>
          </w:pPr>
        </w:pPrChange>
      </w:pPr>
      <w:r w:rsidRPr="00916B26">
        <w:rPr>
          <w:rFonts w:ascii="Arial" w:hAnsi="Arial" w:eastAsia="Arial" w:cs="Arial"/>
        </w:rPr>
        <w:t>There should be a recognizable latent or early symptomatic stage.</w:t>
      </w:r>
    </w:p>
    <w:p w:rsidRPr="00916B26" w:rsidR="00CC36F6" w:rsidRDefault="007E5DB8" w14:paraId="5F44954C"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6">
          <w:pPr>
            <w:numPr>
              <w:numId w:val="9"/>
            </w:numPr>
            <w:ind w:left="720" w:hanging="360"/>
            <w:jc w:val="both"/>
          </w:pPr>
        </w:pPrChange>
      </w:pPr>
      <w:r w:rsidRPr="00916B26">
        <w:rPr>
          <w:rFonts w:ascii="Arial" w:hAnsi="Arial" w:eastAsia="Arial" w:cs="Arial"/>
        </w:rPr>
        <w:t xml:space="preserve">There should be a suitable test or examination. </w:t>
      </w:r>
    </w:p>
    <w:p w:rsidRPr="00916B26" w:rsidR="00CC36F6" w:rsidRDefault="007E5DB8" w14:paraId="65206185"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7">
          <w:pPr>
            <w:numPr>
              <w:numId w:val="9"/>
            </w:numPr>
            <w:ind w:left="720" w:hanging="360"/>
            <w:jc w:val="both"/>
          </w:pPr>
        </w:pPrChange>
      </w:pPr>
      <w:r w:rsidRPr="00916B26">
        <w:rPr>
          <w:rFonts w:ascii="Arial" w:hAnsi="Arial" w:eastAsia="Arial" w:cs="Arial"/>
        </w:rPr>
        <w:t xml:space="preserve">The test should be acceptable to the population. </w:t>
      </w:r>
    </w:p>
    <w:p w:rsidRPr="00916B26" w:rsidR="00CC36F6" w:rsidRDefault="007E5DB8" w14:paraId="264A0E26"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8">
          <w:pPr>
            <w:numPr>
              <w:numId w:val="9"/>
            </w:numPr>
            <w:ind w:left="720" w:hanging="360"/>
            <w:jc w:val="both"/>
          </w:pPr>
        </w:pPrChange>
      </w:pPr>
      <w:r w:rsidRPr="00916B26">
        <w:rPr>
          <w:rFonts w:ascii="Arial" w:hAnsi="Arial" w:eastAsia="Arial" w:cs="Arial"/>
        </w:rPr>
        <w:t xml:space="preserve">The natural history of the condition, including development from latent to declared disease, should be adequately understood. </w:t>
      </w:r>
    </w:p>
    <w:p w:rsidRPr="00916B26" w:rsidR="00CC36F6" w:rsidRDefault="007E5DB8" w14:paraId="020D91B0"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29">
          <w:pPr>
            <w:numPr>
              <w:numId w:val="9"/>
            </w:numPr>
            <w:ind w:left="720" w:hanging="360"/>
            <w:jc w:val="both"/>
          </w:pPr>
        </w:pPrChange>
      </w:pPr>
      <w:r w:rsidRPr="00916B26">
        <w:rPr>
          <w:rFonts w:ascii="Arial" w:hAnsi="Arial" w:eastAsia="Arial" w:cs="Arial"/>
        </w:rPr>
        <w:t xml:space="preserve">There should be an agreed policy on whom to treat as patients. </w:t>
      </w:r>
      <w:commentRangeEnd w:id="111"/>
      <w:r w:rsidR="00F87BD9">
        <w:rPr>
          <w:rStyle w:val="CommentReference"/>
        </w:rPr>
        <w:commentReference w:id="111"/>
      </w:r>
    </w:p>
    <w:p w:rsidRPr="00916B26" w:rsidR="00CC36F6" w:rsidRDefault="007E5DB8" w14:paraId="5D9AC428"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30">
          <w:pPr>
            <w:numPr>
              <w:numId w:val="9"/>
            </w:numPr>
            <w:ind w:left="720" w:hanging="360"/>
            <w:jc w:val="both"/>
          </w:pPr>
        </w:pPrChange>
      </w:pPr>
      <w:commentRangeStart w:id="131"/>
      <w:r w:rsidRPr="00916B26">
        <w:rPr>
          <w:rFonts w:ascii="Arial" w:hAnsi="Arial" w:eastAsia="Arial" w:cs="Arial"/>
        </w:rPr>
        <w:t xml:space="preserve">The cost of case-finding (including diagnosis and treatment of patients diagnosed) should be economically balanced in relation to possible expenditure on medical </w:t>
      </w:r>
      <w:proofErr w:type="gramStart"/>
      <w:r w:rsidRPr="00916B26">
        <w:rPr>
          <w:rFonts w:ascii="Arial" w:hAnsi="Arial" w:eastAsia="Arial" w:cs="Arial"/>
        </w:rPr>
        <w:t>care as a whole</w:t>
      </w:r>
      <w:proofErr w:type="gramEnd"/>
      <w:r w:rsidRPr="00916B26">
        <w:rPr>
          <w:rFonts w:ascii="Arial" w:hAnsi="Arial" w:eastAsia="Arial" w:cs="Arial"/>
        </w:rPr>
        <w:t xml:space="preserve">. </w:t>
      </w:r>
      <w:commentRangeEnd w:id="131"/>
      <w:r w:rsidR="00682EC3">
        <w:rPr>
          <w:rStyle w:val="CommentReference"/>
        </w:rPr>
        <w:commentReference w:id="131"/>
      </w:r>
    </w:p>
    <w:p w:rsidRPr="00916B26" w:rsidR="00CC36F6" w:rsidRDefault="007E5DB8" w14:paraId="15642DB8" w14:textId="77777777">
      <w:pPr>
        <w:numPr>
          <w:ilvl w:val="0"/>
          <w:numId w:val="9"/>
        </w:numPr>
        <w:pBdr>
          <w:top w:val="single" w:color="auto" w:sz="4" w:space="1"/>
          <w:left w:val="single" w:color="auto" w:sz="4" w:space="21"/>
          <w:bottom w:val="single" w:color="auto" w:sz="4" w:space="1"/>
          <w:right w:val="single" w:color="auto" w:sz="4" w:space="4"/>
        </w:pBdr>
        <w:jc w:val="both"/>
        <w:rPr>
          <w:rFonts w:ascii="Arial" w:hAnsi="Arial" w:eastAsia="Arial" w:cs="Arial"/>
        </w:rPr>
        <w:pPrChange w:author="de Sanjose, Silvia" w:date="2020-12-17T19:35:00Z" w:id="132">
          <w:pPr>
            <w:numPr>
              <w:numId w:val="9"/>
            </w:numPr>
            <w:ind w:left="720" w:hanging="360"/>
            <w:jc w:val="both"/>
          </w:pPr>
        </w:pPrChange>
      </w:pPr>
      <w:r w:rsidRPr="00916B26">
        <w:rPr>
          <w:rFonts w:ascii="Arial" w:hAnsi="Arial" w:eastAsia="Arial" w:cs="Arial"/>
        </w:rPr>
        <w:t>Case-finding should be a continuing process and not a “once and for all” project.</w:t>
      </w:r>
    </w:p>
    <w:p w:rsidRPr="00916B26" w:rsidR="00CC36F6" w:rsidRDefault="007E5DB8" w14:paraId="3F3AA7A3" w14:textId="34734330">
      <w:pPr>
        <w:spacing w:before="200"/>
        <w:jc w:val="both"/>
        <w:rPr>
          <w:rFonts w:ascii="Arial" w:hAnsi="Arial" w:eastAsia="Arial" w:cs="Arial"/>
        </w:rPr>
      </w:pPr>
      <w:commentRangeStart w:id="133"/>
      <w:commentRangeStart w:id="134"/>
      <w:r w:rsidRPr="00916B26">
        <w:rPr>
          <w:rFonts w:ascii="Arial" w:hAnsi="Arial" w:eastAsia="Arial" w:cs="Arial"/>
        </w:rPr>
        <w:t xml:space="preserve">Besides these </w:t>
      </w:r>
      <w:r w:rsidRPr="00916B26" w:rsidR="00916B26">
        <w:rPr>
          <w:rFonts w:ascii="Arial" w:hAnsi="Arial" w:eastAsia="Arial" w:cs="Arial"/>
        </w:rPr>
        <w:t>test</w:t>
      </w:r>
      <w:r w:rsidRPr="00916B26">
        <w:rPr>
          <w:rFonts w:ascii="Arial" w:hAnsi="Arial" w:eastAsia="Arial" w:cs="Arial"/>
        </w:rPr>
        <w:t xml:space="preserve"> classic criteria, </w:t>
      </w:r>
      <w:del w:author="de Sanjose, Silvia" w:date="2020-12-17T19:31:00Z" w:id="135">
        <w:r w:rsidRPr="00916B26" w:rsidDel="00F87BD9">
          <w:rPr>
            <w:rFonts w:ascii="Arial" w:hAnsi="Arial" w:eastAsia="Arial" w:cs="Arial"/>
          </w:rPr>
          <w:delText xml:space="preserve">emerging </w:delText>
        </w:r>
      </w:del>
      <w:ins w:author="de Sanjose, Silvia" w:date="2020-12-17T19:31:00Z" w:id="136">
        <w:r w:rsidR="00F87BD9">
          <w:rPr>
            <w:rFonts w:ascii="Arial" w:hAnsi="Arial" w:eastAsia="Arial" w:cs="Arial"/>
          </w:rPr>
          <w:t xml:space="preserve">additional </w:t>
        </w:r>
      </w:ins>
      <w:del w:author="de Sanjose, Silvia" w:date="2020-12-17T19:31:00Z" w:id="137">
        <w:r w:rsidRPr="00916B26" w:rsidDel="00F87BD9">
          <w:rPr>
            <w:rFonts w:ascii="Arial" w:hAnsi="Arial" w:eastAsia="Arial" w:cs="Arial"/>
          </w:rPr>
          <w:delText>screening</w:delText>
        </w:r>
      </w:del>
      <w:r w:rsidRPr="00916B26">
        <w:rPr>
          <w:rFonts w:ascii="Arial" w:hAnsi="Arial" w:eastAsia="Arial" w:cs="Arial"/>
        </w:rPr>
        <w:t xml:space="preserve"> criteria </w:t>
      </w:r>
      <w:ins w:author="de Sanjose, Silvia" w:date="2020-12-17T19:31:00Z" w:id="138">
        <w:r w:rsidR="00F87BD9">
          <w:rPr>
            <w:rFonts w:ascii="Arial" w:hAnsi="Arial" w:eastAsia="Arial" w:cs="Arial"/>
          </w:rPr>
          <w:t xml:space="preserve">mainly considering programmatic issues are generally considered critical </w:t>
        </w:r>
      </w:ins>
      <w:del w:author="de Sanjose, Silvia" w:date="2020-12-17T19:31:00Z" w:id="139">
        <w:r w:rsidRPr="00916B26" w:rsidDel="00F87BD9">
          <w:rPr>
            <w:rFonts w:ascii="Arial" w:hAnsi="Arial" w:eastAsia="Arial" w:cs="Arial"/>
          </w:rPr>
          <w:delText>proposed over the past 40 years include</w:delText>
        </w:r>
      </w:del>
      <w:r w:rsidRPr="00916B26">
        <w:rPr>
          <w:rFonts w:ascii="Arial" w:hAnsi="Arial" w:eastAsia="Arial" w:cs="Arial"/>
        </w:rPr>
        <w:t>:</w:t>
      </w:r>
    </w:p>
    <w:p w:rsidRPr="00916B26" w:rsidR="00CC36F6" w:rsidRDefault="007E5DB8" w14:paraId="483DF01B" w14:textId="77777777">
      <w:pPr>
        <w:numPr>
          <w:ilvl w:val="0"/>
          <w:numId w:val="24"/>
        </w:numPr>
        <w:jc w:val="both"/>
        <w:rPr>
          <w:rFonts w:ascii="Arial" w:hAnsi="Arial" w:eastAsia="Arial" w:cs="Arial"/>
        </w:rPr>
      </w:pPr>
      <w:r w:rsidRPr="00916B26">
        <w:rPr>
          <w:rFonts w:ascii="Arial" w:hAnsi="Arial" w:eastAsia="Arial" w:cs="Arial"/>
        </w:rPr>
        <w:t xml:space="preserve">The screening programme should respond to a recognized need. </w:t>
      </w:r>
    </w:p>
    <w:p w:rsidRPr="00916B26" w:rsidR="00CC36F6" w:rsidRDefault="007E5DB8" w14:paraId="0B311820" w14:textId="77777777">
      <w:pPr>
        <w:numPr>
          <w:ilvl w:val="0"/>
          <w:numId w:val="24"/>
        </w:numPr>
        <w:jc w:val="both"/>
        <w:rPr>
          <w:rFonts w:ascii="Arial" w:hAnsi="Arial" w:eastAsia="Arial" w:cs="Arial"/>
        </w:rPr>
      </w:pPr>
      <w:r w:rsidRPr="00916B26">
        <w:rPr>
          <w:rFonts w:ascii="Arial" w:hAnsi="Arial" w:eastAsia="Arial" w:cs="Arial"/>
        </w:rPr>
        <w:t xml:space="preserve">The objectives of screening should be defined at the outset. </w:t>
      </w:r>
    </w:p>
    <w:p w:rsidRPr="00916B26" w:rsidR="00CC36F6" w:rsidRDefault="007E5DB8" w14:paraId="75772EB5" w14:textId="77777777">
      <w:pPr>
        <w:numPr>
          <w:ilvl w:val="0"/>
          <w:numId w:val="24"/>
        </w:numPr>
        <w:jc w:val="both"/>
        <w:rPr>
          <w:rFonts w:ascii="Arial" w:hAnsi="Arial" w:eastAsia="Arial" w:cs="Arial"/>
        </w:rPr>
      </w:pPr>
      <w:r w:rsidRPr="00916B26">
        <w:rPr>
          <w:rFonts w:ascii="Arial" w:hAnsi="Arial" w:eastAsia="Arial" w:cs="Arial"/>
        </w:rPr>
        <w:t xml:space="preserve">There should be a defined target population. </w:t>
      </w:r>
    </w:p>
    <w:p w:rsidRPr="00916B26" w:rsidR="00CC36F6" w:rsidRDefault="007E5DB8" w14:paraId="7847C099" w14:textId="77777777">
      <w:pPr>
        <w:numPr>
          <w:ilvl w:val="0"/>
          <w:numId w:val="24"/>
        </w:numPr>
        <w:jc w:val="both"/>
        <w:rPr>
          <w:rFonts w:ascii="Arial" w:hAnsi="Arial" w:eastAsia="Arial" w:cs="Arial"/>
        </w:rPr>
      </w:pPr>
      <w:r w:rsidRPr="00916B26">
        <w:rPr>
          <w:rFonts w:ascii="Arial" w:hAnsi="Arial" w:eastAsia="Arial" w:cs="Arial"/>
        </w:rPr>
        <w:t xml:space="preserve">There should be scientific evidence of screening programme effectiveness. </w:t>
      </w:r>
    </w:p>
    <w:p w:rsidRPr="00916B26" w:rsidR="00CC36F6" w:rsidRDefault="007E5DB8" w14:paraId="73B4AEAE" w14:textId="77777777">
      <w:pPr>
        <w:numPr>
          <w:ilvl w:val="0"/>
          <w:numId w:val="24"/>
        </w:numPr>
        <w:jc w:val="both"/>
        <w:rPr>
          <w:rFonts w:ascii="Arial" w:hAnsi="Arial" w:eastAsia="Arial" w:cs="Arial"/>
        </w:rPr>
      </w:pPr>
      <w:r w:rsidRPr="00916B26">
        <w:rPr>
          <w:rFonts w:ascii="Arial" w:hAnsi="Arial" w:eastAsia="Arial" w:cs="Arial"/>
        </w:rPr>
        <w:t xml:space="preserve">The programme should integrate education, testing, clinical </w:t>
      </w:r>
      <w:proofErr w:type="gramStart"/>
      <w:r w:rsidRPr="00916B26">
        <w:rPr>
          <w:rFonts w:ascii="Arial" w:hAnsi="Arial" w:eastAsia="Arial" w:cs="Arial"/>
        </w:rPr>
        <w:t>services</w:t>
      </w:r>
      <w:proofErr w:type="gramEnd"/>
      <w:r w:rsidRPr="00916B26">
        <w:rPr>
          <w:rFonts w:ascii="Arial" w:hAnsi="Arial" w:eastAsia="Arial" w:cs="Arial"/>
        </w:rPr>
        <w:t xml:space="preserve"> and programme management. </w:t>
      </w:r>
    </w:p>
    <w:p w:rsidRPr="00916B26" w:rsidR="00CC36F6" w:rsidRDefault="007E5DB8" w14:paraId="759E4836" w14:textId="77777777">
      <w:pPr>
        <w:numPr>
          <w:ilvl w:val="0"/>
          <w:numId w:val="24"/>
        </w:numPr>
        <w:jc w:val="both"/>
        <w:rPr>
          <w:rFonts w:ascii="Arial" w:hAnsi="Arial" w:eastAsia="Arial" w:cs="Arial"/>
        </w:rPr>
      </w:pPr>
      <w:r w:rsidRPr="00916B26">
        <w:rPr>
          <w:rFonts w:ascii="Arial" w:hAnsi="Arial" w:eastAsia="Arial" w:cs="Arial"/>
        </w:rPr>
        <w:t>There should be quality assurance, with mechanisms to minimize potential risks of screening.</w:t>
      </w:r>
    </w:p>
    <w:p w:rsidRPr="00916B26" w:rsidR="00CC36F6" w:rsidRDefault="007E5DB8" w14:paraId="54453B53" w14:textId="77777777">
      <w:pPr>
        <w:numPr>
          <w:ilvl w:val="0"/>
          <w:numId w:val="24"/>
        </w:numPr>
        <w:jc w:val="both"/>
        <w:rPr>
          <w:rFonts w:ascii="Arial" w:hAnsi="Arial" w:eastAsia="Arial" w:cs="Arial"/>
        </w:rPr>
      </w:pPr>
      <w:r w:rsidRPr="00916B26">
        <w:rPr>
          <w:rFonts w:ascii="Arial" w:hAnsi="Arial" w:eastAsia="Arial" w:cs="Arial"/>
        </w:rPr>
        <w:lastRenderedPageBreak/>
        <w:t xml:space="preserve">The programme should ensure informed choice, </w:t>
      </w:r>
      <w:proofErr w:type="gramStart"/>
      <w:r w:rsidRPr="00916B26">
        <w:rPr>
          <w:rFonts w:ascii="Arial" w:hAnsi="Arial" w:eastAsia="Arial" w:cs="Arial"/>
        </w:rPr>
        <w:t>confidentiality</w:t>
      </w:r>
      <w:proofErr w:type="gramEnd"/>
      <w:r w:rsidRPr="00916B26">
        <w:rPr>
          <w:rFonts w:ascii="Arial" w:hAnsi="Arial" w:eastAsia="Arial" w:cs="Arial"/>
        </w:rPr>
        <w:t xml:space="preserve"> and respect for autonomy. </w:t>
      </w:r>
    </w:p>
    <w:p w:rsidRPr="00916B26" w:rsidR="00CC36F6" w:rsidRDefault="007E5DB8" w14:paraId="7F01B4CB" w14:textId="77777777">
      <w:pPr>
        <w:numPr>
          <w:ilvl w:val="0"/>
          <w:numId w:val="24"/>
        </w:numPr>
        <w:jc w:val="both"/>
        <w:rPr>
          <w:rFonts w:ascii="Arial" w:hAnsi="Arial" w:eastAsia="Arial" w:cs="Arial"/>
        </w:rPr>
      </w:pPr>
      <w:r w:rsidRPr="00916B26">
        <w:rPr>
          <w:rFonts w:ascii="Arial" w:hAnsi="Arial" w:eastAsia="Arial" w:cs="Arial"/>
        </w:rPr>
        <w:t xml:space="preserve">The programme should promote equity and access to screening for the entire target population. </w:t>
      </w:r>
    </w:p>
    <w:p w:rsidRPr="00916B26" w:rsidR="00CC36F6" w:rsidRDefault="007E5DB8" w14:paraId="7F81C12F" w14:textId="77777777">
      <w:pPr>
        <w:numPr>
          <w:ilvl w:val="0"/>
          <w:numId w:val="24"/>
        </w:numPr>
        <w:jc w:val="both"/>
        <w:rPr>
          <w:rFonts w:ascii="Arial" w:hAnsi="Arial" w:eastAsia="Arial" w:cs="Arial"/>
        </w:rPr>
      </w:pPr>
      <w:r w:rsidRPr="00916B26">
        <w:rPr>
          <w:rFonts w:ascii="Arial" w:hAnsi="Arial" w:eastAsia="Arial" w:cs="Arial"/>
        </w:rPr>
        <w:t xml:space="preserve">Programme evaluation should be planned from the outset. </w:t>
      </w:r>
    </w:p>
    <w:p w:rsidRPr="00916B26" w:rsidR="00CC36F6" w:rsidRDefault="007E5DB8" w14:paraId="2FDD2894" w14:textId="77777777">
      <w:pPr>
        <w:numPr>
          <w:ilvl w:val="0"/>
          <w:numId w:val="24"/>
        </w:numPr>
        <w:jc w:val="both"/>
        <w:rPr>
          <w:rFonts w:ascii="Arial" w:hAnsi="Arial" w:eastAsia="Arial" w:cs="Arial"/>
        </w:rPr>
      </w:pPr>
      <w:r w:rsidRPr="00916B26">
        <w:rPr>
          <w:rFonts w:ascii="Arial" w:hAnsi="Arial" w:eastAsia="Arial" w:cs="Arial"/>
        </w:rPr>
        <w:t xml:space="preserve">The overall benefits of screening should outweigh the </w:t>
      </w:r>
      <w:commentRangeStart w:id="140"/>
      <w:r w:rsidRPr="00916B26">
        <w:rPr>
          <w:rFonts w:ascii="Arial" w:hAnsi="Arial" w:eastAsia="Arial" w:cs="Arial"/>
        </w:rPr>
        <w:t>harm</w:t>
      </w:r>
      <w:commentRangeEnd w:id="140"/>
      <w:r w:rsidR="0038432A">
        <w:rPr>
          <w:rStyle w:val="CommentReference"/>
        </w:rPr>
        <w:commentReference w:id="140"/>
      </w:r>
      <w:r w:rsidRPr="00916B26">
        <w:rPr>
          <w:rFonts w:ascii="Arial" w:hAnsi="Arial" w:eastAsia="Arial" w:cs="Arial"/>
        </w:rPr>
        <w:t xml:space="preserve"> </w:t>
      </w:r>
      <w:commentRangeEnd w:id="133"/>
      <w:r w:rsidR="00F87BD9">
        <w:rPr>
          <w:rStyle w:val="CommentReference"/>
        </w:rPr>
        <w:commentReference w:id="133"/>
      </w:r>
      <w:commentRangeEnd w:id="134"/>
      <w:r w:rsidR="00A65018">
        <w:rPr>
          <w:rStyle w:val="CommentReference"/>
        </w:rPr>
        <w:commentReference w:id="134"/>
      </w:r>
    </w:p>
    <w:p w:rsidR="0089368B" w:rsidP="0089368B" w:rsidRDefault="0089368B" w14:paraId="2F2F583D" w14:textId="79020339">
      <w:pPr>
        <w:rPr>
          <w:ins w:author="Robles Hellin, Claudia" w:date="2020-12-18T10:42:00Z" w:id="141"/>
          <w:rFonts w:ascii="Arial" w:hAnsi="Arial" w:eastAsia="Arial" w:cs="Arial"/>
          <w:b/>
        </w:rPr>
      </w:pPr>
    </w:p>
    <w:p w:rsidRPr="00916B26" w:rsidR="0089368B" w:rsidP="0089368B" w:rsidRDefault="0089368B" w14:paraId="5C8464D8" w14:textId="77777777">
      <w:pPr>
        <w:spacing w:before="200"/>
        <w:jc w:val="both"/>
        <w:rPr>
          <w:ins w:author="Robles Hellin, Claudia" w:date="2020-12-18T10:42:00Z" w:id="142"/>
          <w:rFonts w:ascii="Arial" w:hAnsi="Arial" w:eastAsia="Arial" w:cs="Arial"/>
        </w:rPr>
      </w:pPr>
      <w:commentRangeStart w:id="143"/>
      <w:ins w:author="Robles Hellin, Claudia" w:date="2020-12-18T10:42:00Z" w:id="144">
        <w:r w:rsidRPr="00916B26">
          <w:rPr>
            <w:rFonts w:ascii="Arial" w:hAnsi="Arial" w:eastAsia="Arial" w:cs="Arial"/>
          </w:rPr>
          <w:t xml:space="preserve">The target disease should be an important health problem, for its frequency or for its severity. The natural history of the disease needs to be well-understood and there should be sufficient data on the incidence and prevalence of the disease in </w:t>
        </w:r>
        <w:proofErr w:type="gramStart"/>
        <w:r w:rsidRPr="00916B26">
          <w:rPr>
            <w:rFonts w:ascii="Arial" w:hAnsi="Arial" w:eastAsia="Arial" w:cs="Arial"/>
          </w:rPr>
          <w:t>an</w:t>
        </w:r>
        <w:proofErr w:type="gramEnd"/>
        <w:r w:rsidRPr="00916B26">
          <w:rPr>
            <w:rFonts w:ascii="Arial" w:hAnsi="Arial" w:eastAsia="Arial" w:cs="Arial"/>
          </w:rPr>
          <w:t xml:space="preserve"> specific setting, as well as evidence on the association between disease markers and progression (natural history of disease) and the implications (clinical, psychological, economical) of resulting positive in the screening test.</w:t>
        </w:r>
        <w:commentRangeEnd w:id="143"/>
        <w:r>
          <w:rPr>
            <w:rStyle w:val="CommentReference"/>
          </w:rPr>
          <w:commentReference w:id="143"/>
        </w:r>
      </w:ins>
    </w:p>
    <w:p w:rsidRPr="00916B26" w:rsidR="0089368B" w:rsidRDefault="0089368B" w14:paraId="5D4288BB" w14:textId="77777777">
      <w:pPr>
        <w:rPr>
          <w:rFonts w:ascii="Arial" w:hAnsi="Arial" w:eastAsia="Arial" w:cs="Arial"/>
          <w:b/>
        </w:rPr>
        <w:pPrChange w:author="Robles Hellin, Claudia" w:date="2020-12-18T10:42:00Z" w:id="145">
          <w:pPr>
            <w:ind w:firstLine="720"/>
          </w:pPr>
        </w:pPrChange>
      </w:pPr>
    </w:p>
    <w:p w:rsidRPr="00916B26" w:rsidR="00CC36F6" w:rsidRDefault="00CC36F6" w14:paraId="243CC2D9" w14:textId="77777777">
      <w:bookmarkStart w:name="_ojfigrdjcmkq" w:colFirst="0" w:colLast="0" w:id="146"/>
      <w:bookmarkEnd w:id="146"/>
    </w:p>
    <w:p w:rsidRPr="00916B26" w:rsidR="00CC36F6" w:rsidRDefault="007E5DB8" w14:paraId="4A0BD48D"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42E60E46" w14:textId="77777777">
      <w:pPr>
        <w:pStyle w:val="Heading1"/>
        <w:pBdr>
          <w:bottom w:val="single" w:color="000000" w:sz="4" w:space="1"/>
        </w:pBdr>
      </w:pPr>
      <w:bookmarkStart w:name="_9kx9km809ey5" w:colFirst="0" w:colLast="0" w:id="147"/>
      <w:bookmarkEnd w:id="147"/>
      <w:r w:rsidRPr="00916B26">
        <w:rPr>
          <w:color w:val="0000FF"/>
        </w:rPr>
        <w:t>Unit:</w:t>
      </w:r>
      <w:r w:rsidRPr="00916B26">
        <w:t xml:space="preserve"> 3. </w:t>
      </w:r>
      <w:r w:rsidRPr="00916B26">
        <w:rPr>
          <w:rFonts w:ascii="Arial" w:hAnsi="Arial" w:eastAsia="Arial" w:cs="Arial"/>
        </w:rPr>
        <w:t>Test parameters and requirements</w:t>
      </w:r>
    </w:p>
    <w:p w:rsidRPr="00916B26" w:rsidR="00CC36F6" w:rsidRDefault="00CC36F6" w14:paraId="0EBE603C" w14:textId="77777777">
      <w:pPr>
        <w:pBdr>
          <w:top w:val="nil"/>
          <w:left w:val="nil"/>
          <w:bottom w:val="nil"/>
          <w:right w:val="nil"/>
          <w:between w:val="nil"/>
        </w:pBdr>
        <w:rPr>
          <w:rFonts w:ascii="Arial Nova" w:hAnsi="Arial Nova" w:eastAsia="Arial Nova" w:cs="Arial Nova"/>
          <w:sz w:val="22"/>
          <w:szCs w:val="22"/>
        </w:rPr>
      </w:pPr>
    </w:p>
    <w:p w:rsidRPr="00916B26" w:rsidR="00CC36F6" w:rsidRDefault="007E5DB8" w14:paraId="387E983E" w14:textId="77777777">
      <w:pPr>
        <w:pStyle w:val="Heading2"/>
      </w:pPr>
      <w:bookmarkStart w:name="_vnrjvlyl11td" w:colFirst="0" w:colLast="0" w:id="148"/>
      <w:bookmarkEnd w:id="148"/>
      <w:r w:rsidRPr="00916B26">
        <w:t>3.1 Criteria for a good screening test</w:t>
      </w:r>
    </w:p>
    <w:p w:rsidR="00CC36F6" w:rsidRDefault="007E5DB8" w14:paraId="6BA35012" w14:textId="0BC8C98A">
      <w:pPr>
        <w:spacing w:before="200"/>
        <w:jc w:val="both"/>
        <w:rPr>
          <w:ins w:author="de Sanjose, Silvia" w:date="2020-12-17T19:42:00Z" w:id="149"/>
          <w:rFonts w:ascii="Arial" w:hAnsi="Arial" w:eastAsia="Arial" w:cs="Arial"/>
        </w:rPr>
      </w:pPr>
      <w:r w:rsidRPr="00916B26">
        <w:rPr>
          <w:rFonts w:ascii="Arial" w:hAnsi="Arial" w:eastAsia="Arial" w:cs="Arial"/>
        </w:rPr>
        <w:t xml:space="preserve">Screening tests are applied to subjects without clinical symptoms of disease; </w:t>
      </w:r>
      <w:proofErr w:type="gramStart"/>
      <w:r w:rsidRPr="00916B26">
        <w:rPr>
          <w:rFonts w:ascii="Arial" w:hAnsi="Arial" w:eastAsia="Arial" w:cs="Arial"/>
        </w:rPr>
        <w:t>therefore</w:t>
      </w:r>
      <w:proofErr w:type="gramEnd"/>
      <w:r w:rsidRPr="00916B26">
        <w:rPr>
          <w:rFonts w:ascii="Arial" w:hAnsi="Arial" w:eastAsia="Arial" w:cs="Arial"/>
        </w:rPr>
        <w:t xml:space="preserve"> any test needs to be evaluated carefully in order to limit the potentially negative consequences on health outcomes (delay at diagnosis, </w:t>
      </w:r>
      <w:commentRangeStart w:id="150"/>
      <w:r w:rsidRPr="00916B26">
        <w:rPr>
          <w:rFonts w:ascii="Arial" w:hAnsi="Arial" w:eastAsia="Arial" w:cs="Arial"/>
        </w:rPr>
        <w:t>false positive results, etc</w:t>
      </w:r>
      <w:commentRangeEnd w:id="150"/>
      <w:r w:rsidR="002A4768">
        <w:rPr>
          <w:rStyle w:val="CommentReference"/>
        </w:rPr>
        <w:commentReference w:id="150"/>
      </w:r>
      <w:r w:rsidRPr="00916B26">
        <w:rPr>
          <w:rFonts w:ascii="Arial" w:hAnsi="Arial" w:eastAsia="Arial" w:cs="Arial"/>
        </w:rPr>
        <w:t>) and health system expenditures.</w:t>
      </w:r>
    </w:p>
    <w:p w:rsidR="004517F9" w:rsidRDefault="004517F9" w14:paraId="30E86DEF" w14:textId="5FCE3BB3">
      <w:pPr>
        <w:spacing w:before="200"/>
        <w:jc w:val="both"/>
        <w:rPr>
          <w:ins w:author="de Sanjose, Silvia" w:date="2020-12-17T19:42:00Z" w:id="151"/>
          <w:rFonts w:ascii="Arial" w:hAnsi="Arial" w:eastAsia="Arial" w:cs="Arial"/>
        </w:rPr>
      </w:pPr>
    </w:p>
    <w:p w:rsidR="00EB20C5" w:rsidRDefault="004517F9" w14:paraId="2064FFE0" w14:textId="77777777">
      <w:pPr>
        <w:spacing w:before="200"/>
        <w:jc w:val="both"/>
        <w:rPr>
          <w:ins w:author="de Sanjose, Silvia" w:date="2020-12-17T19:51:00Z" w:id="152"/>
          <w:rFonts w:ascii="Arial" w:hAnsi="Arial" w:eastAsia="Arial" w:cs="Arial"/>
        </w:rPr>
      </w:pPr>
      <w:ins w:author="de Sanjose, Silvia" w:date="2020-12-17T19:42:00Z" w:id="153">
        <w:r>
          <w:rPr>
            <w:rFonts w:ascii="Arial" w:hAnsi="Arial" w:eastAsia="Arial" w:cs="Arial"/>
          </w:rPr>
          <w:t>Screening involves categorizing asymptomatic populations in four groups</w:t>
        </w:r>
      </w:ins>
      <w:ins w:author="de Sanjose, Silvia" w:date="2020-12-17T19:46:00Z" w:id="154">
        <w:r>
          <w:rPr>
            <w:rFonts w:ascii="Arial" w:hAnsi="Arial" w:eastAsia="Arial" w:cs="Arial"/>
          </w:rPr>
          <w:t xml:space="preserve"> in relation to ou</w:t>
        </w:r>
      </w:ins>
      <w:ins w:author="de Sanjose, Silvia" w:date="2020-12-17T19:47:00Z" w:id="155">
        <w:r>
          <w:rPr>
            <w:rFonts w:ascii="Arial" w:hAnsi="Arial" w:eastAsia="Arial" w:cs="Arial"/>
          </w:rPr>
          <w:t>r gold standard (generally biopsy) and a screening test (in the example HPV test)</w:t>
        </w:r>
      </w:ins>
      <w:ins w:author="de Sanjose, Silvia" w:date="2020-12-17T19:43:00Z" w:id="156">
        <w:r>
          <w:rPr>
            <w:rFonts w:ascii="Arial" w:hAnsi="Arial" w:eastAsia="Arial" w:cs="Arial"/>
          </w:rPr>
          <w:t>. On the graphic th</w:t>
        </w:r>
      </w:ins>
      <w:ins w:author="de Sanjose, Silvia" w:date="2020-12-17T19:47:00Z" w:id="157">
        <w:r>
          <w:rPr>
            <w:rFonts w:ascii="Arial" w:hAnsi="Arial" w:eastAsia="Arial" w:cs="Arial"/>
          </w:rPr>
          <w:t>ese</w:t>
        </w:r>
      </w:ins>
      <w:ins w:author="de Sanjose, Silvia" w:date="2020-12-17T19:43:00Z" w:id="158">
        <w:r>
          <w:rPr>
            <w:rFonts w:ascii="Arial" w:hAnsi="Arial" w:eastAsia="Arial" w:cs="Arial"/>
          </w:rPr>
          <w:t xml:space="preserve"> four groups are </w:t>
        </w:r>
      </w:ins>
    </w:p>
    <w:p w:rsidR="004517F9" w:rsidRDefault="004517F9" w14:paraId="61B5412C" w14:textId="4CF2D889">
      <w:pPr>
        <w:spacing w:before="200"/>
        <w:jc w:val="both"/>
        <w:rPr>
          <w:ins w:author="de Sanjose, Silvia" w:date="2020-12-17T19:47:00Z" w:id="159"/>
          <w:rFonts w:ascii="Arial" w:hAnsi="Arial" w:eastAsia="Arial" w:cs="Arial"/>
        </w:rPr>
      </w:pPr>
      <w:ins w:author="de Sanjose, Silvia" w:date="2020-12-17T19:44:00Z" w:id="160">
        <w:r>
          <w:rPr>
            <w:rFonts w:ascii="Arial" w:hAnsi="Arial" w:eastAsia="Arial" w:cs="Arial"/>
          </w:rPr>
          <w:t xml:space="preserve">A) those </w:t>
        </w:r>
      </w:ins>
      <w:ins w:author="de Sanjose, Silvia" w:date="2020-12-17T19:43:00Z" w:id="161">
        <w:r>
          <w:rPr>
            <w:rFonts w:ascii="Arial" w:hAnsi="Arial" w:eastAsia="Arial" w:cs="Arial"/>
          </w:rPr>
          <w:t xml:space="preserve">with cancer that test </w:t>
        </w:r>
      </w:ins>
      <w:ins w:author="de Sanjose, Silvia" w:date="2020-12-17T19:51:00Z" w:id="162">
        <w:r w:rsidR="00EB20C5">
          <w:rPr>
            <w:rFonts w:ascii="Arial" w:hAnsi="Arial" w:eastAsia="Arial" w:cs="Arial"/>
          </w:rPr>
          <w:t xml:space="preserve">HPV </w:t>
        </w:r>
      </w:ins>
      <w:ins w:author="de Sanjose, Silvia" w:date="2020-12-17T19:43:00Z" w:id="163">
        <w:r>
          <w:rPr>
            <w:rFonts w:ascii="Arial" w:hAnsi="Arial" w:eastAsia="Arial" w:cs="Arial"/>
          </w:rPr>
          <w:t xml:space="preserve">positive, </w:t>
        </w:r>
      </w:ins>
    </w:p>
    <w:p w:rsidR="004517F9" w:rsidRDefault="004517F9" w14:paraId="5F041BA5" w14:textId="265E6223">
      <w:pPr>
        <w:spacing w:before="200"/>
        <w:jc w:val="both"/>
        <w:rPr>
          <w:ins w:author="de Sanjose, Silvia" w:date="2020-12-17T19:47:00Z" w:id="164"/>
          <w:rFonts w:ascii="Arial" w:hAnsi="Arial" w:eastAsia="Arial" w:cs="Arial"/>
        </w:rPr>
      </w:pPr>
      <w:ins w:author="de Sanjose, Silvia" w:date="2020-12-17T19:45:00Z" w:id="165">
        <w:r>
          <w:rPr>
            <w:rFonts w:ascii="Arial" w:hAnsi="Arial" w:eastAsia="Arial" w:cs="Arial"/>
          </w:rPr>
          <w:t>B)</w:t>
        </w:r>
      </w:ins>
      <w:ins w:author="de Sanjose, Silvia" w:date="2020-12-17T19:43:00Z" w:id="166">
        <w:r>
          <w:rPr>
            <w:rFonts w:ascii="Arial" w:hAnsi="Arial" w:eastAsia="Arial" w:cs="Arial"/>
          </w:rPr>
          <w:t xml:space="preserve"> those without </w:t>
        </w:r>
      </w:ins>
      <w:ins w:author="de Sanjose, Silvia" w:date="2020-12-17T19:44:00Z" w:id="167">
        <w:r>
          <w:rPr>
            <w:rFonts w:ascii="Arial" w:hAnsi="Arial" w:eastAsia="Arial" w:cs="Arial"/>
          </w:rPr>
          <w:t xml:space="preserve">cancer that test </w:t>
        </w:r>
      </w:ins>
      <w:ins w:author="de Sanjose, Silvia" w:date="2020-12-17T19:51:00Z" w:id="168">
        <w:r w:rsidR="00EB20C5">
          <w:rPr>
            <w:rFonts w:ascii="Arial" w:hAnsi="Arial" w:eastAsia="Arial" w:cs="Arial"/>
          </w:rPr>
          <w:t xml:space="preserve">HPV </w:t>
        </w:r>
      </w:ins>
      <w:ins w:author="de Sanjose, Silvia" w:date="2020-12-17T19:44:00Z" w:id="169">
        <w:r>
          <w:rPr>
            <w:rFonts w:ascii="Arial" w:hAnsi="Arial" w:eastAsia="Arial" w:cs="Arial"/>
          </w:rPr>
          <w:t xml:space="preserve">positive </w:t>
        </w:r>
      </w:ins>
    </w:p>
    <w:p w:rsidR="004517F9" w:rsidRDefault="004517F9" w14:paraId="55E4CC19" w14:textId="1210F911">
      <w:pPr>
        <w:spacing w:before="200"/>
        <w:jc w:val="both"/>
        <w:rPr>
          <w:ins w:author="de Sanjose, Silvia" w:date="2020-12-17T19:48:00Z" w:id="170"/>
          <w:rFonts w:ascii="Arial" w:hAnsi="Arial" w:eastAsia="Arial" w:cs="Arial"/>
        </w:rPr>
      </w:pPr>
      <w:ins w:author="de Sanjose, Silvia" w:date="2020-12-17T19:45:00Z" w:id="171">
        <w:r>
          <w:rPr>
            <w:rFonts w:ascii="Arial" w:hAnsi="Arial" w:eastAsia="Arial" w:cs="Arial"/>
          </w:rPr>
          <w:t xml:space="preserve">C) those with cancer that </w:t>
        </w:r>
        <w:proofErr w:type="gramStart"/>
        <w:r>
          <w:rPr>
            <w:rFonts w:ascii="Arial" w:hAnsi="Arial" w:eastAsia="Arial" w:cs="Arial"/>
          </w:rPr>
          <w:t xml:space="preserve">test </w:t>
        </w:r>
      </w:ins>
      <w:ins w:author="de Sanjose, Silvia" w:date="2020-12-17T19:51:00Z" w:id="172">
        <w:r w:rsidR="00EB20C5">
          <w:rPr>
            <w:rFonts w:ascii="Arial" w:hAnsi="Arial" w:eastAsia="Arial" w:cs="Arial"/>
          </w:rPr>
          <w:t xml:space="preserve"> HPV</w:t>
        </w:r>
        <w:proofErr w:type="gramEnd"/>
        <w:r w:rsidR="00EB20C5">
          <w:rPr>
            <w:rFonts w:ascii="Arial" w:hAnsi="Arial" w:eastAsia="Arial" w:cs="Arial"/>
          </w:rPr>
          <w:t xml:space="preserve"> </w:t>
        </w:r>
      </w:ins>
      <w:ins w:author="de Sanjose, Silvia" w:date="2020-12-17T19:45:00Z" w:id="173">
        <w:r>
          <w:rPr>
            <w:rFonts w:ascii="Arial" w:hAnsi="Arial" w:eastAsia="Arial" w:cs="Arial"/>
          </w:rPr>
          <w:t xml:space="preserve">negative </w:t>
        </w:r>
      </w:ins>
      <w:ins w:author="de Sanjose, Silvia" w:date="2020-12-17T19:44:00Z" w:id="174">
        <w:r>
          <w:rPr>
            <w:rFonts w:ascii="Arial" w:hAnsi="Arial" w:eastAsia="Arial" w:cs="Arial"/>
          </w:rPr>
          <w:t xml:space="preserve">and </w:t>
        </w:r>
      </w:ins>
      <w:ins w:author="de Sanjose, Silvia" w:date="2020-12-17T19:45:00Z" w:id="175">
        <w:r>
          <w:rPr>
            <w:rFonts w:ascii="Arial" w:hAnsi="Arial" w:eastAsia="Arial" w:cs="Arial"/>
          </w:rPr>
          <w:t xml:space="preserve"> </w:t>
        </w:r>
      </w:ins>
    </w:p>
    <w:p w:rsidR="004517F9" w:rsidRDefault="004517F9" w14:paraId="76C82ABD" w14:textId="1B782779">
      <w:pPr>
        <w:spacing w:before="200"/>
        <w:jc w:val="both"/>
        <w:rPr>
          <w:ins w:author="de Sanjose, Silvia" w:date="2020-12-17T19:48:00Z" w:id="176"/>
          <w:rFonts w:ascii="Arial" w:hAnsi="Arial" w:eastAsia="Arial" w:cs="Arial"/>
        </w:rPr>
      </w:pPr>
      <w:ins w:author="de Sanjose, Silvia" w:date="2020-12-17T19:45:00Z" w:id="177">
        <w:r>
          <w:rPr>
            <w:rFonts w:ascii="Arial" w:hAnsi="Arial" w:eastAsia="Arial" w:cs="Arial"/>
          </w:rPr>
          <w:t xml:space="preserve">D) </w:t>
        </w:r>
      </w:ins>
      <w:ins w:author="de Sanjose, Silvia" w:date="2020-12-17T19:44:00Z" w:id="178">
        <w:r>
          <w:rPr>
            <w:rFonts w:ascii="Arial" w:hAnsi="Arial" w:eastAsia="Arial" w:cs="Arial"/>
          </w:rPr>
          <w:t xml:space="preserve">those without cancer that test </w:t>
        </w:r>
      </w:ins>
      <w:ins w:author="de Sanjose, Silvia" w:date="2020-12-17T19:51:00Z" w:id="179">
        <w:r w:rsidR="00EB20C5">
          <w:rPr>
            <w:rFonts w:ascii="Arial" w:hAnsi="Arial" w:eastAsia="Arial" w:cs="Arial"/>
          </w:rPr>
          <w:t xml:space="preserve">HPV </w:t>
        </w:r>
      </w:ins>
      <w:ins w:author="de Sanjose, Silvia" w:date="2020-12-17T19:44:00Z" w:id="180">
        <w:r>
          <w:rPr>
            <w:rFonts w:ascii="Arial" w:hAnsi="Arial" w:eastAsia="Arial" w:cs="Arial"/>
          </w:rPr>
          <w:t>negative.</w:t>
        </w:r>
      </w:ins>
      <w:ins w:author="de Sanjose, Silvia" w:date="2020-12-17T19:45:00Z" w:id="181">
        <w:r>
          <w:rPr>
            <w:rFonts w:ascii="Arial" w:hAnsi="Arial" w:eastAsia="Arial" w:cs="Arial"/>
          </w:rPr>
          <w:t xml:space="preserve"> </w:t>
        </w:r>
      </w:ins>
    </w:p>
    <w:p w:rsidR="004517F9" w:rsidRDefault="004517F9" w14:paraId="05D53831" w14:textId="3E598E0C">
      <w:pPr>
        <w:spacing w:before="200"/>
        <w:jc w:val="both"/>
        <w:rPr>
          <w:ins w:author="de Sanjose, Silvia" w:date="2020-12-17T19:42:00Z" w:id="182"/>
          <w:rFonts w:ascii="Arial" w:hAnsi="Arial" w:eastAsia="Arial" w:cs="Arial"/>
        </w:rPr>
      </w:pPr>
      <w:commentRangeStart w:id="183"/>
      <w:ins w:author="de Sanjose, Silvia" w:date="2020-12-17T19:46:00Z" w:id="184">
        <w:r>
          <w:rPr>
            <w:rFonts w:ascii="Arial" w:hAnsi="Arial" w:eastAsia="Arial" w:cs="Arial"/>
          </w:rPr>
          <w:t xml:space="preserve">A perfect test will classify women </w:t>
        </w:r>
      </w:ins>
      <w:ins w:author="de Sanjose, Silvia" w:date="2020-12-17T19:48:00Z" w:id="185">
        <w:r>
          <w:rPr>
            <w:rFonts w:ascii="Arial" w:hAnsi="Arial" w:eastAsia="Arial" w:cs="Arial"/>
          </w:rPr>
          <w:t xml:space="preserve">either in cell a or in cell D. But there are no perfect tests therefore </w:t>
        </w:r>
      </w:ins>
      <w:ins w:author="de Sanjose, Silvia" w:date="2020-12-17T19:49:00Z" w:id="186">
        <w:r>
          <w:rPr>
            <w:rFonts w:ascii="Arial" w:hAnsi="Arial" w:eastAsia="Arial" w:cs="Arial"/>
          </w:rPr>
          <w:t>our efforts will be directed to minim</w:t>
        </w:r>
        <w:r w:rsidR="00EB20C5">
          <w:rPr>
            <w:rFonts w:ascii="Arial" w:hAnsi="Arial" w:eastAsia="Arial" w:cs="Arial"/>
          </w:rPr>
          <w:t xml:space="preserve">ize false results like in B or C. </w:t>
        </w:r>
      </w:ins>
      <w:commentRangeEnd w:id="183"/>
      <w:r w:rsidR="00C519A1">
        <w:rPr>
          <w:rStyle w:val="CommentReference"/>
        </w:rPr>
        <w:commentReference w:id="183"/>
      </w:r>
    </w:p>
    <w:p w:rsidR="004517F9" w:rsidRDefault="004517F9" w14:paraId="55A5EBC4" w14:textId="0B5A5CA1">
      <w:pPr>
        <w:spacing w:before="200"/>
        <w:jc w:val="both"/>
        <w:rPr>
          <w:ins w:author="de Sanjose, Silvia" w:date="2020-12-17T19:40:00Z" w:id="187"/>
          <w:rFonts w:ascii="Arial" w:hAnsi="Arial" w:eastAsia="Arial" w:cs="Arial"/>
        </w:rPr>
      </w:pPr>
      <w:ins w:author="de Sanjose, Silvia" w:date="2020-12-17T19:42:00Z" w:id="1365466506">
        <w:r w:rsidR="004517F9">
          <w:drawing>
            <wp:inline wp14:editId="200E301C" wp14:anchorId="5351FCCA">
              <wp:extent cx="4637530" cy="3217084"/>
              <wp:effectExtent l="0" t="0" r="0" b="2540"/>
              <wp:docPr id="13" name="Picture 3" title=""/>
              <wp:cNvGraphicFramePr>
                <a:graphicFrameLocks noChangeAspect="1"/>
              </wp:cNvGraphicFramePr>
              <a:graphic>
                <a:graphicData uri="http://schemas.openxmlformats.org/drawingml/2006/picture">
                  <pic:pic>
                    <pic:nvPicPr>
                      <pic:cNvPr id="0" name="Picture 3"/>
                      <pic:cNvPicPr/>
                    </pic:nvPicPr>
                    <pic:blipFill>
                      <a:blip r:embed="R593c532ff4b44e7c">
                        <a:extLst>
                          <a:ext xmlns:a="http://schemas.openxmlformats.org/drawingml/2006/main" uri="{28A0092B-C50C-407E-A947-70E740481C1C}">
                            <a14:useLocalDpi val="0"/>
                          </a:ext>
                        </a:extLst>
                      </a:blip>
                      <a:srcRect l="20424" t="18203" r="18983" b="14543"/>
                      <a:stretch>
                        <a:fillRect/>
                      </a:stretch>
                    </pic:blipFill>
                    <pic:spPr>
                      <a:xfrm rot="0" flipH="0" flipV="0">
                        <a:off x="0" y="0"/>
                        <a:ext cx="4637530" cy="3217084"/>
                      </a:xfrm>
                      <a:prstGeom prst="rect">
                        <a:avLst/>
                      </a:prstGeom>
                    </pic:spPr>
                  </pic:pic>
                </a:graphicData>
              </a:graphic>
            </wp:inline>
          </w:drawing>
        </w:r>
      </w:ins>
    </w:p>
    <w:p w:rsidRPr="00916B26" w:rsidR="00CC36F6" w:rsidRDefault="007E5DB8" w14:paraId="098FE4FA" w14:textId="77777777">
      <w:pPr>
        <w:spacing w:before="200"/>
        <w:jc w:val="both"/>
        <w:rPr>
          <w:rFonts w:ascii="Arial" w:hAnsi="Arial" w:eastAsia="Arial" w:cs="Arial"/>
        </w:rPr>
      </w:pPr>
      <w:r w:rsidRPr="00916B26">
        <w:rPr>
          <w:rFonts w:ascii="Arial" w:hAnsi="Arial" w:eastAsia="Arial" w:cs="Arial"/>
        </w:rPr>
        <w:t xml:space="preserve">Therefore, a screening test </w:t>
      </w:r>
      <w:r w:rsidR="002B5152">
        <w:rPr>
          <w:rFonts w:ascii="Arial" w:hAnsi="Arial" w:eastAsia="Arial" w:cs="Arial"/>
        </w:rPr>
        <w:t>needs</w:t>
      </w:r>
      <w:r w:rsidRPr="00916B26">
        <w:rPr>
          <w:rFonts w:ascii="Arial" w:hAnsi="Arial" w:eastAsia="Arial" w:cs="Arial"/>
        </w:rPr>
        <w:t xml:space="preserve"> to be</w:t>
      </w:r>
      <w:r w:rsidR="002B5152">
        <w:rPr>
          <w:rFonts w:ascii="Arial" w:hAnsi="Arial" w:eastAsia="Arial" w:cs="Arial"/>
        </w:rPr>
        <w:t xml:space="preserve"> </w:t>
      </w:r>
      <w:r w:rsidR="002B5152">
        <w:rPr>
          <w:rFonts w:ascii="Arial" w:hAnsi="Arial" w:eastAsia="Arial" w:cs="Arial"/>
        </w:rPr>
        <w:fldChar w:fldCharType="begin"/>
      </w:r>
      <w:r w:rsidR="00FB6E81">
        <w:rPr>
          <w:rFonts w:ascii="Arial" w:hAnsi="Arial" w:eastAsia="Arial" w:cs="Arial"/>
        </w:rPr>
        <w:instrText xml:space="preserve"> ADDIN ZOTERO_ITEM CSL_CITATION {"citationID":"Pg0pGN8w","properties":{"formattedCitation":"(13)","plainCitation":"(13)","noteIndex":0},"citationItems":[{"id":3946,"uris":["http://zotero.org/users/616309/items/479S2N3R"],"uri":["http://zotero.org/users/616309/items/479S2N3R"],"itemData":{"id":3946,"type":"article-journal","container-title":"British Journal of General Practice","language":"en","page":"7","source":"Zotero","title":"New concepts in screening","author":[{"family":"Gray","given":"J A Muir"}],"issued":{"date-parts":[["2004"]]}}}],"schema":"https://github.com/citation-style-language/schema/raw/master/csl-citation.json"} </w:instrText>
      </w:r>
      <w:r w:rsidR="002B5152">
        <w:rPr>
          <w:rFonts w:ascii="Arial" w:hAnsi="Arial" w:eastAsia="Arial" w:cs="Arial"/>
        </w:rPr>
        <w:fldChar w:fldCharType="separate"/>
      </w:r>
      <w:r w:rsidRPr="00FB6E81" w:rsidR="00FB6E81">
        <w:rPr>
          <w:rFonts w:ascii="Arial" w:hAnsi="Arial" w:cs="Arial"/>
        </w:rPr>
        <w:t>(13)</w:t>
      </w:r>
      <w:r w:rsidR="002B5152">
        <w:rPr>
          <w:rFonts w:ascii="Arial" w:hAnsi="Arial" w:eastAsia="Arial" w:cs="Arial"/>
        </w:rPr>
        <w:fldChar w:fldCharType="end"/>
      </w:r>
      <w:r w:rsidRPr="00916B26">
        <w:rPr>
          <w:rFonts w:ascii="Arial" w:hAnsi="Arial" w:eastAsia="Arial" w:cs="Arial"/>
        </w:rPr>
        <w:t>:</w:t>
      </w:r>
    </w:p>
    <w:p w:rsidRPr="00916B26" w:rsidR="00CC36F6" w:rsidRDefault="007E5DB8" w14:paraId="70500FFA" w14:textId="77777777">
      <w:pPr>
        <w:numPr>
          <w:ilvl w:val="0"/>
          <w:numId w:val="25"/>
        </w:numPr>
        <w:spacing w:before="200"/>
        <w:jc w:val="both"/>
        <w:rPr>
          <w:rFonts w:ascii="Arial" w:hAnsi="Arial" w:eastAsia="Arial" w:cs="Arial"/>
        </w:rPr>
      </w:pPr>
      <w:r w:rsidRPr="00916B26">
        <w:rPr>
          <w:rFonts w:ascii="Arial" w:hAnsi="Arial" w:eastAsia="Arial" w:cs="Arial"/>
        </w:rPr>
        <w:t xml:space="preserve">Accurate: the test </w:t>
      </w:r>
      <w:proofErr w:type="gramStart"/>
      <w:r w:rsidRPr="00916B26">
        <w:rPr>
          <w:rFonts w:ascii="Arial" w:hAnsi="Arial" w:eastAsia="Arial" w:cs="Arial"/>
        </w:rPr>
        <w:t>is able to</w:t>
      </w:r>
      <w:proofErr w:type="gramEnd"/>
      <w:r w:rsidRPr="00916B26">
        <w:rPr>
          <w:rFonts w:ascii="Arial" w:hAnsi="Arial" w:eastAsia="Arial" w:cs="Arial"/>
        </w:rPr>
        <w:t xml:space="preserve"> detect disease properly and classify correctly those who are ill and those who are not.</w:t>
      </w:r>
    </w:p>
    <w:p w:rsidRPr="00916B26" w:rsidR="00CC36F6" w:rsidRDefault="007E5DB8" w14:paraId="4A81DCC3" w14:textId="320B97C9">
      <w:pPr>
        <w:numPr>
          <w:ilvl w:val="0"/>
          <w:numId w:val="25"/>
        </w:numPr>
        <w:jc w:val="both"/>
        <w:rPr>
          <w:rFonts w:ascii="Arial" w:hAnsi="Arial" w:eastAsia="Arial" w:cs="Arial"/>
        </w:rPr>
      </w:pPr>
      <w:r w:rsidRPr="00916B26">
        <w:rPr>
          <w:rFonts w:ascii="Arial" w:hAnsi="Arial" w:eastAsia="Arial" w:cs="Arial"/>
        </w:rPr>
        <w:t>Reliable / reproducible: the test can give the same result consistently when repeated</w:t>
      </w:r>
      <w:ins w:author="de Sanjose, Silvia" w:date="2020-12-17T19:38:00Z" w:id="189">
        <w:r w:rsidR="00F87BD9">
          <w:rPr>
            <w:rFonts w:ascii="Arial" w:hAnsi="Arial" w:eastAsia="Arial" w:cs="Arial"/>
          </w:rPr>
          <w:t>/ and when performed in different settings</w:t>
        </w:r>
      </w:ins>
      <w:r w:rsidRPr="00916B26">
        <w:rPr>
          <w:rFonts w:ascii="Arial" w:hAnsi="Arial" w:eastAsia="Arial" w:cs="Arial"/>
        </w:rPr>
        <w:t>.</w:t>
      </w:r>
    </w:p>
    <w:p w:rsidRPr="00916B26" w:rsidR="00CC36F6" w:rsidRDefault="007E5DB8" w14:paraId="72FEF0E4" w14:textId="77777777">
      <w:pPr>
        <w:numPr>
          <w:ilvl w:val="0"/>
          <w:numId w:val="25"/>
        </w:numPr>
        <w:jc w:val="both"/>
        <w:rPr>
          <w:rFonts w:ascii="Arial" w:hAnsi="Arial" w:eastAsia="Arial" w:cs="Arial"/>
        </w:rPr>
      </w:pPr>
      <w:r w:rsidRPr="00916B26">
        <w:rPr>
          <w:rFonts w:ascii="Arial" w:hAnsi="Arial" w:eastAsia="Arial" w:cs="Arial"/>
        </w:rPr>
        <w:t xml:space="preserve">Cheap: the test </w:t>
      </w:r>
      <w:proofErr w:type="gramStart"/>
      <w:r w:rsidRPr="00916B26">
        <w:rPr>
          <w:rFonts w:ascii="Arial" w:hAnsi="Arial" w:eastAsia="Arial" w:cs="Arial"/>
        </w:rPr>
        <w:t>has to</w:t>
      </w:r>
      <w:proofErr w:type="gramEnd"/>
      <w:r w:rsidRPr="00916B26">
        <w:rPr>
          <w:rFonts w:ascii="Arial" w:hAnsi="Arial" w:eastAsia="Arial" w:cs="Arial"/>
        </w:rPr>
        <w:t xml:space="preserve"> be affordable for the health system and has to be useful to reduce the associated costs to the disease (monetary and non-monetary).</w:t>
      </w:r>
    </w:p>
    <w:p w:rsidRPr="00916B26" w:rsidR="00CC36F6" w:rsidRDefault="007E5DB8" w14:paraId="396C42AE" w14:textId="77777777">
      <w:pPr>
        <w:numPr>
          <w:ilvl w:val="0"/>
          <w:numId w:val="25"/>
        </w:numPr>
        <w:jc w:val="both"/>
        <w:rPr>
          <w:rFonts w:ascii="Arial" w:hAnsi="Arial" w:eastAsia="Arial" w:cs="Arial"/>
        </w:rPr>
      </w:pPr>
      <w:r w:rsidRPr="00916B26">
        <w:rPr>
          <w:rFonts w:ascii="Arial" w:hAnsi="Arial" w:eastAsia="Arial" w:cs="Arial"/>
        </w:rPr>
        <w:t>Accessible: patients and their families can access the screening test and to the derived procedures easily, the steps are clear and simple to follow.</w:t>
      </w:r>
    </w:p>
    <w:p w:rsidRPr="00916B26" w:rsidR="00CC36F6" w:rsidRDefault="007E5DB8" w14:paraId="0946DDC3" w14:textId="77777777">
      <w:pPr>
        <w:numPr>
          <w:ilvl w:val="0"/>
          <w:numId w:val="25"/>
        </w:numPr>
        <w:jc w:val="both"/>
        <w:rPr>
          <w:rFonts w:ascii="Arial" w:hAnsi="Arial" w:eastAsia="Arial" w:cs="Arial"/>
        </w:rPr>
      </w:pPr>
      <w:r w:rsidRPr="00916B26">
        <w:rPr>
          <w:rFonts w:ascii="Arial" w:hAnsi="Arial" w:eastAsia="Arial" w:cs="Arial"/>
        </w:rPr>
        <w:t xml:space="preserve">Acceptable: the screening test </w:t>
      </w:r>
      <w:proofErr w:type="gramStart"/>
      <w:r w:rsidRPr="00916B26">
        <w:rPr>
          <w:rFonts w:ascii="Arial" w:hAnsi="Arial" w:eastAsia="Arial" w:cs="Arial"/>
        </w:rPr>
        <w:t>has to</w:t>
      </w:r>
      <w:proofErr w:type="gramEnd"/>
      <w:r w:rsidRPr="00916B26">
        <w:rPr>
          <w:rFonts w:ascii="Arial" w:hAnsi="Arial" w:eastAsia="Arial" w:cs="Arial"/>
        </w:rPr>
        <w:t xml:space="preserve"> be well tolerated by patients and providers</w:t>
      </w:r>
    </w:p>
    <w:p w:rsidRPr="00916B26" w:rsidR="00CC36F6" w:rsidRDefault="007E5DB8" w14:paraId="7EB63F6D" w14:textId="77777777">
      <w:pPr>
        <w:numPr>
          <w:ilvl w:val="0"/>
          <w:numId w:val="25"/>
        </w:numPr>
        <w:jc w:val="both"/>
        <w:rPr>
          <w:rFonts w:ascii="Arial" w:hAnsi="Arial" w:eastAsia="Arial" w:cs="Arial"/>
        </w:rPr>
      </w:pPr>
      <w:r w:rsidRPr="00916B26">
        <w:rPr>
          <w:rFonts w:ascii="Arial" w:hAnsi="Arial" w:eastAsia="Arial" w:cs="Arial"/>
        </w:rPr>
        <w:t xml:space="preserve">Safe: the screening test procedure </w:t>
      </w:r>
      <w:proofErr w:type="gramStart"/>
      <w:r w:rsidRPr="00916B26">
        <w:rPr>
          <w:rFonts w:ascii="Arial" w:hAnsi="Arial" w:eastAsia="Arial" w:cs="Arial"/>
        </w:rPr>
        <w:t>has to</w:t>
      </w:r>
      <w:proofErr w:type="gramEnd"/>
      <w:r w:rsidRPr="00916B26">
        <w:rPr>
          <w:rFonts w:ascii="Arial" w:hAnsi="Arial" w:eastAsia="Arial" w:cs="Arial"/>
        </w:rPr>
        <w:t xml:space="preserve"> be safe and the management of the patients who result positive form the screening should have the minimal adverse effects</w:t>
      </w:r>
    </w:p>
    <w:p w:rsidR="00C7689B" w:rsidP="00C7689B" w:rsidRDefault="007E5DB8" w14:paraId="65053BFC" w14:textId="23EC9DA5">
      <w:pPr>
        <w:numPr>
          <w:ilvl w:val="0"/>
          <w:numId w:val="25"/>
        </w:numPr>
        <w:jc w:val="both"/>
        <w:rPr>
          <w:ins w:author="Robles Hellin, Claudia" w:date="2020-12-18T10:48:00Z" w:id="190"/>
          <w:rFonts w:ascii="Arial" w:hAnsi="Arial" w:eastAsia="Arial" w:cs="Arial"/>
        </w:rPr>
      </w:pPr>
      <w:r w:rsidRPr="00916B26">
        <w:rPr>
          <w:rFonts w:ascii="Arial" w:hAnsi="Arial" w:eastAsia="Arial" w:cs="Arial"/>
        </w:rPr>
        <w:t xml:space="preserve">Simple: the test </w:t>
      </w:r>
      <w:proofErr w:type="gramStart"/>
      <w:r w:rsidRPr="00916B26">
        <w:rPr>
          <w:rFonts w:ascii="Arial" w:hAnsi="Arial" w:eastAsia="Arial" w:cs="Arial"/>
        </w:rPr>
        <w:t>has to</w:t>
      </w:r>
      <w:proofErr w:type="gramEnd"/>
      <w:r w:rsidRPr="00916B26">
        <w:rPr>
          <w:rFonts w:ascii="Arial" w:hAnsi="Arial" w:eastAsia="Arial" w:cs="Arial"/>
        </w:rPr>
        <w:t xml:space="preserve"> be easy to be performed as well as the management of the results has to be clear and simple to follow.</w:t>
      </w:r>
    </w:p>
    <w:p w:rsidRPr="00916B26" w:rsidR="00C7689B" w:rsidDel="000A600E" w:rsidP="00C7689B" w:rsidRDefault="00C7689B" w14:paraId="11FA85DA" w14:textId="42581BF7">
      <w:pPr>
        <w:pStyle w:val="Heading2"/>
        <w:keepLines/>
        <w:spacing w:before="200"/>
        <w:ind w:firstLine="720"/>
        <w:jc w:val="both"/>
        <w:rPr>
          <w:ins w:author="Robles Hellin, Claudia" w:date="2020-12-18T10:48:00Z" w:id="191"/>
          <w:del w:author="Robles Hellin, Claudia" w:date="2020-12-18T11:46:00Z" w:id="192"/>
        </w:rPr>
      </w:pPr>
      <w:commentRangeStart w:id="193"/>
      <w:ins w:author="Robles Hellin, Claudia" w:date="2020-12-18T10:48:00Z" w:id="194">
        <w:del w:author="Robles Hellin, Claudia" w:date="2020-12-18T11:46:00Z" w:id="195">
          <w:r w:rsidRPr="00916B26" w:rsidDel="000A600E">
            <w:delText>4.1. Acceptability and safety</w:delText>
          </w:r>
          <w:commentRangeEnd w:id="193"/>
          <w:r w:rsidDel="000A600E">
            <w:rPr>
              <w:rStyle w:val="CommentReference"/>
              <w:rFonts w:ascii="Verdana" w:hAnsi="Verdana" w:eastAsia="Verdana" w:cs="Verdana"/>
              <w:b w:val="0"/>
            </w:rPr>
            <w:commentReference w:id="193"/>
          </w:r>
        </w:del>
      </w:ins>
    </w:p>
    <w:p w:rsidRPr="00916B26" w:rsidR="00C7689B" w:rsidP="00C7689B" w:rsidRDefault="00C7689B" w14:paraId="52EDAB06" w14:textId="77777777">
      <w:pPr>
        <w:jc w:val="both"/>
        <w:rPr>
          <w:ins w:author="Robles Hellin, Claudia" w:date="2020-12-18T10:48:00Z" w:id="196"/>
          <w:rFonts w:ascii="Arial" w:hAnsi="Arial" w:eastAsia="Arial" w:cs="Arial"/>
        </w:rPr>
      </w:pPr>
      <w:ins w:author="Robles Hellin, Claudia" w:date="2020-12-18T10:48:00Z" w:id="197">
        <w:r w:rsidRPr="00916B26">
          <w:rPr>
            <w:rFonts w:ascii="Arial" w:hAnsi="Arial" w:eastAsia="Arial" w:cs="Arial"/>
          </w:rPr>
          <w:t xml:space="preserve">A good screening test should </w:t>
        </w:r>
        <w:proofErr w:type="gramStart"/>
        <w:r w:rsidRPr="00916B26">
          <w:rPr>
            <w:rFonts w:ascii="Arial" w:hAnsi="Arial" w:eastAsia="Arial" w:cs="Arial"/>
          </w:rPr>
          <w:t>be:</w:t>
        </w:r>
        <w:proofErr w:type="gramEnd"/>
        <w:r w:rsidRPr="00916B26">
          <w:rPr>
            <w:rFonts w:ascii="Arial" w:hAnsi="Arial" w:eastAsia="Arial" w:cs="Arial"/>
          </w:rPr>
          <w:t xml:space="preserve"> accurate, reproducible, inexpensive, easy to perform and easy to follow up, acceptable, and safe (see 3.2). </w:t>
        </w:r>
      </w:ins>
    </w:p>
    <w:p w:rsidRPr="00916B26" w:rsidR="00C7689B" w:rsidP="00C7689B" w:rsidRDefault="00C7689B" w14:paraId="02C6F32E" w14:textId="77777777">
      <w:pPr>
        <w:jc w:val="both"/>
        <w:rPr>
          <w:ins w:author="Robles Hellin, Claudia" w:date="2020-12-18T10:48:00Z" w:id="198"/>
          <w:rFonts w:ascii="Arial" w:hAnsi="Arial" w:eastAsia="Arial" w:cs="Arial"/>
        </w:rPr>
      </w:pPr>
    </w:p>
    <w:p w:rsidRPr="00916B26" w:rsidR="00C7689B" w:rsidP="00C7689B" w:rsidRDefault="00C7689B" w14:paraId="256BD1B4" w14:textId="77777777">
      <w:pPr>
        <w:pStyle w:val="Heading3"/>
        <w:keepLines/>
        <w:spacing w:before="0" w:after="0"/>
        <w:ind w:left="0"/>
        <w:jc w:val="both"/>
        <w:rPr>
          <w:ins w:author="Robles Hellin, Claudia" w:date="2020-12-18T10:48:00Z" w:id="199"/>
          <w:rFonts w:ascii="Arial" w:hAnsi="Arial" w:eastAsia="Arial" w:cs="Arial"/>
          <w:b w:val="0"/>
          <w:i/>
        </w:rPr>
      </w:pPr>
      <w:ins w:author="Robles Hellin, Claudia" w:date="2020-12-18T10:48:00Z" w:id="200">
        <w:r>
          <w:rPr>
            <w:rFonts w:ascii="Arial" w:hAnsi="Arial" w:eastAsia="Arial" w:cs="Arial"/>
            <w:b w:val="0"/>
            <w:i/>
          </w:rPr>
          <w:tab/>
        </w:r>
        <w:r w:rsidRPr="00916B26">
          <w:rPr>
            <w:rFonts w:ascii="Arial" w:hAnsi="Arial" w:eastAsia="Arial" w:cs="Arial"/>
            <w:b w:val="0"/>
            <w:i/>
          </w:rPr>
          <w:t>Acceptability</w:t>
        </w:r>
      </w:ins>
    </w:p>
    <w:p w:rsidRPr="00916B26" w:rsidR="00C7689B" w:rsidP="00C7689B" w:rsidRDefault="00C7689B" w14:paraId="34589D64" w14:textId="77777777">
      <w:pPr>
        <w:jc w:val="both"/>
        <w:rPr>
          <w:ins w:author="Robles Hellin, Claudia" w:date="2020-12-18T10:48:00Z" w:id="201"/>
          <w:rFonts w:ascii="Arial" w:hAnsi="Arial" w:eastAsia="Arial" w:cs="Arial"/>
        </w:rPr>
      </w:pPr>
      <w:ins w:author="Robles Hellin, Claudia" w:date="2020-12-18T10:48:00Z" w:id="202">
        <w:r w:rsidRPr="00916B26">
          <w:rPr>
            <w:rFonts w:ascii="Arial" w:hAnsi="Arial" w:eastAsia="Arial" w:cs="Arial"/>
          </w:rPr>
          <w:t xml:space="preserve">A screening test must be acceptable to the population, easy-to-use, and cause minimal discomfort. Otherwise, since the screening test is usually applied to subjects without clinical symptomatology, the participation in screening programs could be low. </w:t>
        </w:r>
      </w:ins>
    </w:p>
    <w:p w:rsidRPr="00916B26" w:rsidR="00C7689B" w:rsidP="00C7689B" w:rsidRDefault="00C7689B" w14:paraId="469ADC3F" w14:textId="77777777">
      <w:pPr>
        <w:spacing w:before="200"/>
        <w:jc w:val="both"/>
        <w:rPr>
          <w:ins w:author="Robles Hellin, Claudia" w:date="2020-12-18T10:48:00Z" w:id="203"/>
          <w:rFonts w:ascii="Arial" w:hAnsi="Arial" w:eastAsia="Arial" w:cs="Arial"/>
        </w:rPr>
      </w:pPr>
      <w:ins w:author="Robles Hellin, Claudia" w:date="2020-12-18T10:48:00Z" w:id="204">
        <w:r w:rsidRPr="00916B26">
          <w:rPr>
            <w:rFonts w:ascii="Arial" w:hAnsi="Arial" w:eastAsia="Arial" w:cs="Arial"/>
            <w:color w:val="4A86E8"/>
          </w:rPr>
          <w:lastRenderedPageBreak/>
          <w:t>[Example]</w:t>
        </w:r>
        <w:r w:rsidRPr="00916B26">
          <w:rPr>
            <w:rFonts w:ascii="Arial" w:hAnsi="Arial" w:eastAsia="Arial" w:cs="Arial"/>
          </w:rPr>
          <w:t xml:space="preserve">. To effectively diagnose endometrial cancer and its precursors </w:t>
        </w:r>
        <w:r>
          <w:rPr>
            <w:rFonts w:ascii="Arial" w:hAnsi="Arial" w:eastAsia="Arial" w:cs="Arial"/>
          </w:rPr>
          <w:t xml:space="preserve">among </w:t>
        </w:r>
        <w:proofErr w:type="gramStart"/>
        <w:r>
          <w:rPr>
            <w:rFonts w:ascii="Arial" w:hAnsi="Arial" w:eastAsia="Arial" w:cs="Arial"/>
          </w:rPr>
          <w:t>high risk</w:t>
        </w:r>
        <w:proofErr w:type="gramEnd"/>
        <w:r>
          <w:rPr>
            <w:rFonts w:ascii="Arial" w:hAnsi="Arial" w:eastAsia="Arial" w:cs="Arial"/>
          </w:rPr>
          <w:t xml:space="preserve"> populations (women with Lynch syndrome) </w:t>
        </w:r>
        <w:r w:rsidRPr="00916B26">
          <w:rPr>
            <w:rFonts w:ascii="Arial" w:hAnsi="Arial" w:eastAsia="Arial" w:cs="Arial"/>
          </w:rPr>
          <w:t>an</w:t>
        </w:r>
        <w:r>
          <w:rPr>
            <w:rFonts w:ascii="Arial" w:hAnsi="Arial" w:eastAsia="Arial" w:cs="Arial"/>
          </w:rPr>
          <w:t xml:space="preserve"> annual check-up with</w:t>
        </w:r>
        <w:r w:rsidRPr="00916B26">
          <w:rPr>
            <w:rFonts w:ascii="Arial" w:hAnsi="Arial" w:eastAsia="Arial" w:cs="Arial"/>
          </w:rPr>
          <w:t xml:space="preserve"> endometrial </w:t>
        </w:r>
        <w:r>
          <w:rPr>
            <w:rFonts w:ascii="Arial" w:hAnsi="Arial" w:eastAsia="Arial" w:cs="Arial"/>
          </w:rPr>
          <w:t>biopsies are recommended</w:t>
        </w:r>
        <w:r w:rsidRPr="00916B26">
          <w:rPr>
            <w:rFonts w:ascii="Arial" w:hAnsi="Arial" w:eastAsia="Arial" w:cs="Arial"/>
          </w:rPr>
          <w:t xml:space="preserve">. This is a test that produces substantial pain to </w:t>
        </w:r>
        <w:proofErr w:type="gramStart"/>
        <w:r w:rsidRPr="00916B26">
          <w:rPr>
            <w:rFonts w:ascii="Arial" w:hAnsi="Arial" w:eastAsia="Arial" w:cs="Arial"/>
          </w:rPr>
          <w:t>women</w:t>
        </w:r>
        <w:proofErr w:type="gramEnd"/>
        <w:r w:rsidRPr="00916B26">
          <w:rPr>
            <w:rFonts w:ascii="Arial" w:hAnsi="Arial" w:eastAsia="Arial" w:cs="Arial"/>
          </w:rPr>
          <w:t xml:space="preserve"> and it is not exempt of side effects. New methods that are less invasive, and therefore more acceptable to the general population and with less potential side effects, w</w:t>
        </w:r>
        <w:r>
          <w:rPr>
            <w:rFonts w:ascii="Arial" w:hAnsi="Arial" w:eastAsia="Arial" w:cs="Arial"/>
          </w:rPr>
          <w:t>ould</w:t>
        </w:r>
        <w:r w:rsidRPr="00916B26">
          <w:rPr>
            <w:rFonts w:ascii="Arial" w:hAnsi="Arial" w:eastAsia="Arial" w:cs="Arial"/>
          </w:rPr>
          <w:t xml:space="preserve"> be more adequate in a screening setting context</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nyMAoWHc","properties":{"formattedCitation":"(19)","plainCitation":"(19)","noteIndex":0},"citationItems":[{"id":2901,"uris":["http://zotero.org/users/616309/items/HR4299TT"],"uri":["http://zotero.org/users/616309/items/HR4299TT"],"itemData":{"id":2901,"type":"article-journal","abstract":"Due to the anatomical continuity of the uterine cavity with the cervix, genomic exploitation of material from routine Pap smears and other noninvasive sampling methods represent a unique opportunity to detect signs of disease using biological material shed from the upper genital tract. Recent research findings offer a promising perspective in the detection of endometrial cancer, but certain questions need to be addressed in order to accelerate the implementation of novel technologies in a routine screening or clinical setting. We discuss here new perspectives on detection of endometrial cancer using genomic and other biomarkers in minimally invasive sampling methods with a special focus on public health classic screening criteria, highlighting current gaps in knowledge.","container-title":"International Journal of Cancer","DOI":"10.1002/ijc.32514","ISSN":"1097-0215","issue":"12","journalAbbreviation":"Int. J. Cancer","language":"eng","note":"PMID: 31199503","page":"3194-3206","source":"PubMed","title":"New perspectives on screening and early detection of endometrial cancer","volume":"145","author":[{"family":"Costas","given":"Laura"},{"family":"Frias-Gomez","given":"Jon"},{"family":"Guardiola","given":"Magdalena"},{"family":"Benavente","given":"Yolanda"},{"family":"Pineda","given":"Marta"},{"family":"Pavón","given":"Miquel Á"},{"family":"Martínez","given":"José M."},{"family":"Climent","given":"Maite"},{"family":"Barahona","given":"Marc"},{"family":"Canet","given":"Júlia"},{"family":"Paytubi","given":"Sonia"},{"family":"Salinas","given":"Mónica"},{"family":"Palomero","given":"Luis"},{"family":"Bianchi","given":"Ilaria"},{"family":"Reventós","given":"Jaume"},{"family":"Capellà","given":"Gabriel"},{"family":"Diaz","given":"Mireia"},{"family":"Vidal","given":"August"},{"family":"Piulats","given":"Josep M."},{"family":"Aytés","given":"Álvaro"},{"family":"Ponce","given":"Jordi"},{"family":"Brunet","given":"Joan"},{"family":"Bosch","given":"Francesc X."},{"family":"Matias-Guiu","given":"Xavier"},{"family":"Alemany","given":"Laia"},{"family":"Sanjosé","given":"Silvia","non-dropping-particle":"de"},{"literal":"Screenwide Team"}],"issued":{"date-parts":[["2019"]],"season":"15"}}}],"schema":"https://github.com/citation-style-language/schema/raw/master/csl-citation.json"} </w:instrText>
        </w:r>
        <w:r>
          <w:rPr>
            <w:rFonts w:ascii="Arial" w:hAnsi="Arial" w:eastAsia="Arial" w:cs="Arial"/>
          </w:rPr>
          <w:fldChar w:fldCharType="separate"/>
        </w:r>
        <w:r w:rsidRPr="00FB6E81">
          <w:rPr>
            <w:rFonts w:ascii="Arial" w:hAnsi="Arial" w:cs="Arial"/>
          </w:rPr>
          <w:t>(19)</w:t>
        </w:r>
        <w:r>
          <w:rPr>
            <w:rFonts w:ascii="Arial" w:hAnsi="Arial" w:eastAsia="Arial" w:cs="Arial"/>
          </w:rPr>
          <w:fldChar w:fldCharType="end"/>
        </w:r>
        <w:r w:rsidRPr="00916B26">
          <w:rPr>
            <w:rFonts w:ascii="Arial" w:hAnsi="Arial" w:eastAsia="Arial" w:cs="Arial"/>
          </w:rPr>
          <w:t xml:space="preserve">. </w:t>
        </w:r>
      </w:ins>
    </w:p>
    <w:p w:rsidRPr="00916B26" w:rsidR="00C7689B" w:rsidP="00C7689B" w:rsidRDefault="00C7689B" w14:paraId="3E002B56" w14:textId="77777777">
      <w:pPr>
        <w:jc w:val="both"/>
        <w:rPr>
          <w:ins w:author="Robles Hellin, Claudia" w:date="2020-12-18T10:48:00Z" w:id="205"/>
          <w:rFonts w:ascii="Arial" w:hAnsi="Arial" w:eastAsia="Arial" w:cs="Arial"/>
        </w:rPr>
      </w:pPr>
    </w:p>
    <w:p w:rsidRPr="00916B26" w:rsidR="00C7689B" w:rsidP="00C7689B" w:rsidRDefault="00C7689B" w14:paraId="278B62E7" w14:textId="77777777">
      <w:pPr>
        <w:pStyle w:val="Heading3"/>
        <w:keepLines/>
        <w:spacing w:before="0" w:after="0"/>
        <w:ind w:left="0"/>
        <w:jc w:val="both"/>
        <w:rPr>
          <w:ins w:author="Robles Hellin, Claudia" w:date="2020-12-18T10:48:00Z" w:id="206"/>
          <w:rFonts w:ascii="Arial" w:hAnsi="Arial" w:eastAsia="Arial" w:cs="Arial"/>
          <w:b w:val="0"/>
          <w:i/>
        </w:rPr>
      </w:pPr>
      <w:ins w:author="Robles Hellin, Claudia" w:date="2020-12-18T10:48:00Z" w:id="207">
        <w:r>
          <w:rPr>
            <w:rFonts w:ascii="Arial" w:hAnsi="Arial" w:eastAsia="Arial" w:cs="Arial"/>
            <w:b w:val="0"/>
            <w:i/>
          </w:rPr>
          <w:tab/>
        </w:r>
        <w:r w:rsidRPr="00916B26">
          <w:rPr>
            <w:rFonts w:ascii="Arial" w:hAnsi="Arial" w:eastAsia="Arial" w:cs="Arial"/>
            <w:b w:val="0"/>
            <w:i/>
          </w:rPr>
          <w:t>Safety</w:t>
        </w:r>
      </w:ins>
    </w:p>
    <w:p w:rsidRPr="00916B26" w:rsidR="00C7689B" w:rsidP="00C7689B" w:rsidRDefault="00C7689B" w14:paraId="295DF789" w14:textId="77777777">
      <w:pPr>
        <w:spacing w:before="200"/>
        <w:jc w:val="both"/>
        <w:rPr>
          <w:ins w:author="Robles Hellin, Claudia" w:date="2020-12-18T10:48:00Z" w:id="208"/>
          <w:rFonts w:ascii="Arial" w:hAnsi="Arial" w:eastAsia="Arial" w:cs="Arial"/>
        </w:rPr>
      </w:pPr>
      <w:ins w:author="Robles Hellin, Claudia" w:date="2020-12-18T10:48:00Z" w:id="209">
        <w:r w:rsidRPr="00916B26">
          <w:rPr>
            <w:rFonts w:ascii="Arial" w:hAnsi="Arial" w:eastAsia="Arial" w:cs="Arial"/>
          </w:rPr>
          <w:t xml:space="preserve">Screening can result in harmful effects associated with the screening test, which need to be considered, </w:t>
        </w:r>
        <w:proofErr w:type="gramStart"/>
        <w:r w:rsidRPr="00916B26">
          <w:rPr>
            <w:rFonts w:ascii="Arial" w:hAnsi="Arial" w:eastAsia="Arial" w:cs="Arial"/>
          </w:rPr>
          <w:t>quantified</w:t>
        </w:r>
        <w:proofErr w:type="gramEnd"/>
        <w:r w:rsidRPr="00916B26">
          <w:rPr>
            <w:rFonts w:ascii="Arial" w:hAnsi="Arial" w:eastAsia="Arial" w:cs="Arial"/>
          </w:rPr>
          <w:t xml:space="preserve"> and evaluated. For instance, intestinal perforation may occur </w:t>
        </w:r>
        <w:proofErr w:type="gramStart"/>
        <w:r w:rsidRPr="00916B26">
          <w:rPr>
            <w:rFonts w:ascii="Arial" w:hAnsi="Arial" w:eastAsia="Arial" w:cs="Arial"/>
          </w:rPr>
          <w:t>in</w:t>
        </w:r>
        <w:proofErr w:type="gramEnd"/>
        <w:r w:rsidRPr="00916B26">
          <w:rPr>
            <w:rFonts w:ascii="Arial" w:hAnsi="Arial" w:eastAsia="Arial" w:cs="Arial"/>
          </w:rPr>
          <w:t xml:space="preserve"> a few occasions after a colonoscopy (which is used in colon cancer screening programs), also, total doses of radiation needs to be considered in breast cancer screening programs. Some people who have screening could be treated for tumours that would never have caused them harm if left alone. Similarly, negative psychological effects due to false positive and false negative results should be considered</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UMtJXHeW","properties":{"formattedCitation":"(13)","plainCitation":"(13)","noteIndex":0},"citationItems":[{"id":3946,"uris":["http://zotero.org/users/616309/items/479S2N3R"],"uri":["http://zotero.org/users/616309/items/479S2N3R"],"itemData":{"id":3946,"type":"article-journal","container-title":"British Journal of General Practice","language":"en","page":"7","source":"Zotero","title":"New concepts in screening","author":[{"family":"Gray","given":"J A Muir"}],"issued":{"date-parts":[["2004"]]}}}],"schema":"https://github.com/citation-style-language/schema/raw/master/csl-citation.json"} </w:instrText>
        </w:r>
        <w:r>
          <w:rPr>
            <w:rFonts w:ascii="Arial" w:hAnsi="Arial" w:eastAsia="Arial" w:cs="Arial"/>
          </w:rPr>
          <w:fldChar w:fldCharType="separate"/>
        </w:r>
        <w:r w:rsidRPr="00FB6E81">
          <w:rPr>
            <w:rFonts w:ascii="Arial" w:hAnsi="Arial" w:cs="Arial"/>
          </w:rPr>
          <w:t>(13)</w:t>
        </w:r>
        <w:r>
          <w:rPr>
            <w:rFonts w:ascii="Arial" w:hAnsi="Arial" w:eastAsia="Arial" w:cs="Arial"/>
          </w:rPr>
          <w:fldChar w:fldCharType="end"/>
        </w:r>
        <w:r w:rsidRPr="00916B26">
          <w:rPr>
            <w:rFonts w:ascii="Arial" w:hAnsi="Arial" w:eastAsia="Arial" w:cs="Arial"/>
          </w:rPr>
          <w:t>.</w:t>
        </w:r>
      </w:ins>
    </w:p>
    <w:p w:rsidRPr="00916B26" w:rsidR="00C7689B" w:rsidP="00C7689B" w:rsidRDefault="00C7689B" w14:paraId="14EDFE6A" w14:textId="77777777">
      <w:pPr>
        <w:spacing w:before="240" w:after="240"/>
        <w:rPr>
          <w:ins w:author="Robles Hellin, Claudia" w:date="2020-12-18T10:48:00Z" w:id="210"/>
          <w:rFonts w:ascii="Arial" w:hAnsi="Arial" w:eastAsia="Arial" w:cs="Arial"/>
        </w:rPr>
      </w:pPr>
      <w:ins w:author="Robles Hellin, Claudia" w:date="2020-12-18T10:48:00Z" w:id="211">
        <w:r w:rsidRPr="00916B26">
          <w:rPr>
            <w:rFonts w:ascii="Arial" w:hAnsi="Arial" w:eastAsia="Arial" w:cs="Arial"/>
            <w:color w:val="4A86E8"/>
          </w:rPr>
          <w:t>[Summary table]</w:t>
        </w:r>
        <w:r w:rsidRPr="00916B26">
          <w:rPr>
            <w:rFonts w:ascii="Arial" w:hAnsi="Arial" w:eastAsia="Arial" w:cs="Arial"/>
          </w:rPr>
          <w:t>. Potential risks</w:t>
        </w:r>
        <w:r>
          <w:rPr>
            <w:rFonts w:ascii="Arial" w:hAnsi="Arial" w:eastAsia="Arial" w:cs="Arial"/>
          </w:rPr>
          <w:t xml:space="preserve"> or side effects</w:t>
        </w:r>
        <w:r w:rsidRPr="00916B26">
          <w:rPr>
            <w:rFonts w:ascii="Arial" w:hAnsi="Arial" w:eastAsia="Arial" w:cs="Arial"/>
          </w:rPr>
          <w:t xml:space="preserve"> of cancer screening programs</w:t>
        </w:r>
      </w:ins>
    </w:p>
    <w:tbl>
      <w:tblPr>
        <w:tblStyle w:val="4"/>
        <w:tblW w:w="448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485"/>
      </w:tblGrid>
      <w:tr w:rsidRPr="00916B26" w:rsidR="00C7689B" w:rsidTr="009709EE" w14:paraId="5B737D6B" w14:textId="77777777">
        <w:trPr>
          <w:ins w:author="Robles Hellin, Claudia" w:date="2020-12-18T10:48:00Z" w:id="212"/>
        </w:trPr>
        <w:tc>
          <w:tcPr>
            <w:tcW w:w="4485" w:type="dxa"/>
            <w:shd w:val="clear" w:color="auto" w:fill="auto"/>
            <w:tcMar>
              <w:top w:w="100" w:type="dxa"/>
              <w:left w:w="100" w:type="dxa"/>
              <w:bottom w:w="100" w:type="dxa"/>
              <w:right w:w="100" w:type="dxa"/>
            </w:tcMar>
          </w:tcPr>
          <w:p w:rsidRPr="00916B26" w:rsidR="00C7689B" w:rsidP="009709EE" w:rsidRDefault="00C7689B" w14:paraId="0945F277" w14:textId="77777777">
            <w:pPr>
              <w:widowControl w:val="0"/>
              <w:spacing w:line="240" w:lineRule="auto"/>
              <w:rPr>
                <w:ins w:author="Robles Hellin, Claudia" w:date="2020-12-18T10:48:00Z" w:id="213"/>
                <w:rFonts w:ascii="Arial" w:hAnsi="Arial" w:eastAsia="Arial" w:cs="Arial"/>
              </w:rPr>
            </w:pPr>
            <w:ins w:author="Robles Hellin, Claudia" w:date="2020-12-18T10:48:00Z" w:id="214">
              <w:r w:rsidRPr="00916B26">
                <w:rPr>
                  <w:rFonts w:ascii="Arial" w:hAnsi="Arial" w:eastAsia="Arial" w:cs="Arial"/>
                </w:rPr>
                <w:t xml:space="preserve">Overtreatment </w:t>
              </w:r>
            </w:ins>
          </w:p>
        </w:tc>
      </w:tr>
      <w:tr w:rsidRPr="00916B26" w:rsidR="00C7689B" w:rsidTr="009709EE" w14:paraId="1689645B" w14:textId="77777777">
        <w:trPr>
          <w:ins w:author="Robles Hellin, Claudia" w:date="2020-12-18T10:48:00Z" w:id="215"/>
        </w:trPr>
        <w:tc>
          <w:tcPr>
            <w:tcW w:w="4485" w:type="dxa"/>
            <w:shd w:val="clear" w:color="auto" w:fill="auto"/>
            <w:tcMar>
              <w:top w:w="100" w:type="dxa"/>
              <w:left w:w="100" w:type="dxa"/>
              <w:bottom w:w="100" w:type="dxa"/>
              <w:right w:w="100" w:type="dxa"/>
            </w:tcMar>
          </w:tcPr>
          <w:p w:rsidRPr="00916B26" w:rsidR="00C7689B" w:rsidP="009709EE" w:rsidRDefault="00C7689B" w14:paraId="789F68EE" w14:textId="77777777">
            <w:pPr>
              <w:widowControl w:val="0"/>
              <w:spacing w:line="276" w:lineRule="auto"/>
              <w:rPr>
                <w:ins w:author="Robles Hellin, Claudia" w:date="2020-12-18T10:48:00Z" w:id="216"/>
                <w:rFonts w:ascii="Arial" w:hAnsi="Arial" w:eastAsia="Arial" w:cs="Arial"/>
              </w:rPr>
            </w:pPr>
            <w:ins w:author="Robles Hellin, Claudia" w:date="2020-12-18T10:48:00Z" w:id="217">
              <w:r w:rsidRPr="00916B26">
                <w:rPr>
                  <w:rFonts w:ascii="Arial" w:hAnsi="Arial" w:eastAsia="Arial" w:cs="Arial"/>
                </w:rPr>
                <w:t>Unnecessary distress</w:t>
              </w:r>
            </w:ins>
          </w:p>
        </w:tc>
      </w:tr>
      <w:tr w:rsidRPr="00916B26" w:rsidR="00C7689B" w:rsidTr="009709EE" w14:paraId="19B4153D" w14:textId="77777777">
        <w:trPr>
          <w:ins w:author="Robles Hellin, Claudia" w:date="2020-12-18T10:48:00Z" w:id="218"/>
        </w:trPr>
        <w:tc>
          <w:tcPr>
            <w:tcW w:w="4485" w:type="dxa"/>
            <w:shd w:val="clear" w:color="auto" w:fill="auto"/>
            <w:tcMar>
              <w:top w:w="100" w:type="dxa"/>
              <w:left w:w="100" w:type="dxa"/>
              <w:bottom w:w="100" w:type="dxa"/>
              <w:right w:w="100" w:type="dxa"/>
            </w:tcMar>
          </w:tcPr>
          <w:p w:rsidRPr="00916B26" w:rsidR="00C7689B" w:rsidP="009709EE" w:rsidRDefault="00C7689B" w14:paraId="2FDBAE22" w14:textId="77777777">
            <w:pPr>
              <w:widowControl w:val="0"/>
              <w:spacing w:line="240" w:lineRule="auto"/>
              <w:ind w:right="-123"/>
              <w:rPr>
                <w:ins w:author="Robles Hellin, Claudia" w:date="2020-12-18T10:48:00Z" w:id="219"/>
                <w:rFonts w:ascii="Arial" w:hAnsi="Arial" w:eastAsia="Arial" w:cs="Arial"/>
              </w:rPr>
            </w:pPr>
            <w:ins w:author="Robles Hellin, Claudia" w:date="2020-12-18T10:48:00Z" w:id="220">
              <w:r w:rsidRPr="00916B26">
                <w:rPr>
                  <w:rFonts w:ascii="Arial" w:hAnsi="Arial" w:eastAsia="Arial" w:cs="Arial"/>
                </w:rPr>
                <w:t>Radiation (b</w:t>
              </w:r>
              <w:r>
                <w:rPr>
                  <w:rFonts w:ascii="Arial" w:hAnsi="Arial" w:eastAsia="Arial" w:cs="Arial"/>
                </w:rPr>
                <w:t>r</w:t>
              </w:r>
              <w:r w:rsidRPr="00916B26">
                <w:rPr>
                  <w:rFonts w:ascii="Arial" w:hAnsi="Arial" w:eastAsia="Arial" w:cs="Arial"/>
                </w:rPr>
                <w:t>east or lung cancer)</w:t>
              </w:r>
            </w:ins>
          </w:p>
        </w:tc>
      </w:tr>
      <w:tr w:rsidRPr="00916B26" w:rsidR="00C7689B" w:rsidTr="009709EE" w14:paraId="7BECA201" w14:textId="77777777">
        <w:trPr>
          <w:ins w:author="Robles Hellin, Claudia" w:date="2020-12-18T10:48:00Z" w:id="221"/>
        </w:trPr>
        <w:tc>
          <w:tcPr>
            <w:tcW w:w="4485" w:type="dxa"/>
            <w:shd w:val="clear" w:color="auto" w:fill="auto"/>
            <w:tcMar>
              <w:top w:w="100" w:type="dxa"/>
              <w:left w:w="100" w:type="dxa"/>
              <w:bottom w:w="100" w:type="dxa"/>
              <w:right w:w="100" w:type="dxa"/>
            </w:tcMar>
          </w:tcPr>
          <w:p w:rsidRPr="00916B26" w:rsidR="00C7689B" w:rsidP="009709EE" w:rsidRDefault="00C7689B" w14:paraId="2C9F7232" w14:textId="77777777">
            <w:pPr>
              <w:widowControl w:val="0"/>
              <w:spacing w:line="276" w:lineRule="auto"/>
              <w:rPr>
                <w:ins w:author="Robles Hellin, Claudia" w:date="2020-12-18T10:48:00Z" w:id="222"/>
                <w:rFonts w:ascii="Arial" w:hAnsi="Arial" w:eastAsia="Arial" w:cs="Arial"/>
              </w:rPr>
            </w:pPr>
            <w:ins w:author="Robles Hellin, Claudia" w:date="2020-12-18T10:48:00Z" w:id="223">
              <w:r w:rsidRPr="00916B26">
                <w:rPr>
                  <w:rFonts w:ascii="Arial" w:hAnsi="Arial" w:eastAsia="Arial" w:cs="Arial"/>
                </w:rPr>
                <w:t>Intestinal perforation (colon cancer)</w:t>
              </w:r>
            </w:ins>
          </w:p>
        </w:tc>
      </w:tr>
    </w:tbl>
    <w:p w:rsidRPr="000A600E" w:rsidR="00C7689B" w:rsidRDefault="00C7689B" w14:paraId="476893CA" w14:textId="77777777">
      <w:pPr>
        <w:jc w:val="both"/>
        <w:rPr>
          <w:rFonts w:ascii="Arial" w:hAnsi="Arial" w:eastAsia="Arial" w:cs="Arial"/>
        </w:rPr>
        <w:pPrChange w:author="Robles Hellin, Claudia" w:date="2020-12-18T10:48:00Z" w:id="224">
          <w:pPr>
            <w:numPr>
              <w:numId w:val="25"/>
            </w:numPr>
            <w:ind w:left="720" w:hanging="360"/>
            <w:jc w:val="both"/>
          </w:pPr>
        </w:pPrChange>
      </w:pPr>
    </w:p>
    <w:p w:rsidRPr="00916B26" w:rsidR="00CC36F6" w:rsidRDefault="007E5DB8" w14:paraId="5BD20DC9" w14:textId="77777777">
      <w:pPr>
        <w:pStyle w:val="Heading2"/>
        <w:spacing w:before="200"/>
        <w:jc w:val="both"/>
      </w:pPr>
      <w:bookmarkStart w:name="_hdsh5ufq14c" w:colFirst="0" w:colLast="0" w:id="225"/>
      <w:bookmarkEnd w:id="225"/>
      <w:r w:rsidRPr="00916B26">
        <w:t xml:space="preserve">3.2 Test accuracy and </w:t>
      </w:r>
      <w:commentRangeStart w:id="226"/>
      <w:r w:rsidRPr="00916B26">
        <w:t>reliability</w:t>
      </w:r>
      <w:commentRangeEnd w:id="226"/>
      <w:r w:rsidR="00EB20C5">
        <w:rPr>
          <w:rStyle w:val="CommentReference"/>
          <w:rFonts w:ascii="Verdana" w:hAnsi="Verdana" w:eastAsia="Verdana" w:cs="Verdana"/>
          <w:b w:val="0"/>
        </w:rPr>
        <w:commentReference w:id="226"/>
      </w:r>
    </w:p>
    <w:p w:rsidRPr="00916B26" w:rsidR="00CC36F6" w:rsidRDefault="007E5DB8" w14:paraId="2467B96E" w14:textId="77777777">
      <w:pPr>
        <w:spacing w:before="200"/>
        <w:jc w:val="both"/>
        <w:rPr>
          <w:rFonts w:ascii="Arial" w:hAnsi="Arial" w:eastAsia="Arial" w:cs="Arial"/>
        </w:rPr>
      </w:pPr>
      <w:r w:rsidRPr="00916B26">
        <w:rPr>
          <w:rFonts w:ascii="Arial" w:hAnsi="Arial" w:eastAsia="Arial" w:cs="Arial"/>
        </w:rPr>
        <w:t xml:space="preserve">Diagnostic test accuracy measures </w:t>
      </w:r>
      <w:proofErr w:type="gramStart"/>
      <w:r w:rsidRPr="00916B26">
        <w:rPr>
          <w:rFonts w:ascii="Arial" w:hAnsi="Arial" w:eastAsia="Arial" w:cs="Arial"/>
        </w:rPr>
        <w:t>informs</w:t>
      </w:r>
      <w:proofErr w:type="gramEnd"/>
      <w:r w:rsidRPr="00916B26">
        <w:rPr>
          <w:rFonts w:ascii="Arial" w:hAnsi="Arial" w:eastAsia="Arial" w:cs="Arial"/>
        </w:rPr>
        <w:t xml:space="preserve"> about the test ability to:</w:t>
      </w:r>
    </w:p>
    <w:p w:rsidRPr="00916B26" w:rsidR="00CC36F6" w:rsidRDefault="007E5DB8" w14:paraId="3A416988" w14:textId="77777777">
      <w:pPr>
        <w:numPr>
          <w:ilvl w:val="0"/>
          <w:numId w:val="20"/>
        </w:numPr>
        <w:jc w:val="both"/>
        <w:rPr>
          <w:rFonts w:ascii="Arial" w:hAnsi="Arial" w:eastAsia="Arial" w:cs="Arial"/>
        </w:rPr>
      </w:pPr>
      <w:r w:rsidRPr="00916B26">
        <w:rPr>
          <w:rFonts w:ascii="Arial" w:hAnsi="Arial" w:eastAsia="Arial" w:cs="Arial"/>
        </w:rPr>
        <w:t>Discriminate health and disease status: classification of people between those who are ill and those who are not.</w:t>
      </w:r>
    </w:p>
    <w:p w:rsidRPr="00916B26" w:rsidR="00CC36F6" w:rsidRDefault="007E5DB8" w14:paraId="7A7A6590" w14:textId="77777777">
      <w:pPr>
        <w:numPr>
          <w:ilvl w:val="0"/>
          <w:numId w:val="20"/>
        </w:numPr>
        <w:jc w:val="both"/>
        <w:rPr>
          <w:rFonts w:ascii="Arial" w:hAnsi="Arial" w:eastAsia="Arial" w:cs="Arial"/>
        </w:rPr>
      </w:pPr>
      <w:r w:rsidRPr="00916B26">
        <w:rPr>
          <w:rFonts w:ascii="Arial" w:hAnsi="Arial" w:eastAsia="Arial" w:cs="Arial"/>
        </w:rPr>
        <w:t>Predict disease: estimation of the post-test probability of disease.</w:t>
      </w:r>
    </w:p>
    <w:p w:rsidRPr="00916B26" w:rsidR="00CC36F6" w:rsidRDefault="007E5DB8" w14:paraId="44973960" w14:textId="77777777">
      <w:pPr>
        <w:spacing w:before="200"/>
        <w:jc w:val="both"/>
        <w:rPr>
          <w:rFonts w:ascii="Arial" w:hAnsi="Arial" w:eastAsia="Arial" w:cs="Arial"/>
        </w:rPr>
      </w:pPr>
      <w:r w:rsidRPr="00916B26">
        <w:rPr>
          <w:rFonts w:ascii="Arial" w:hAnsi="Arial" w:eastAsia="Arial" w:cs="Arial"/>
        </w:rPr>
        <w:t>The principal measures of test accuracy are:</w:t>
      </w:r>
    </w:p>
    <w:p w:rsidRPr="00916B26" w:rsidR="00CC36F6" w:rsidRDefault="007E5DB8" w14:paraId="7880FFA6" w14:textId="77777777">
      <w:pPr>
        <w:numPr>
          <w:ilvl w:val="0"/>
          <w:numId w:val="7"/>
        </w:numPr>
        <w:jc w:val="both"/>
        <w:rPr>
          <w:rFonts w:ascii="Arial" w:hAnsi="Arial" w:eastAsia="Arial" w:cs="Arial"/>
        </w:rPr>
      </w:pPr>
      <w:r w:rsidRPr="00916B26">
        <w:rPr>
          <w:rFonts w:ascii="Arial" w:hAnsi="Arial" w:eastAsia="Arial" w:cs="Arial"/>
        </w:rPr>
        <w:t>sensitivity (Se) and specificity (</w:t>
      </w:r>
      <w:proofErr w:type="spellStart"/>
      <w:r w:rsidRPr="00916B26">
        <w:rPr>
          <w:rFonts w:ascii="Arial" w:hAnsi="Arial" w:eastAsia="Arial" w:cs="Arial"/>
        </w:rPr>
        <w:t>Sp</w:t>
      </w:r>
      <w:proofErr w:type="spellEnd"/>
      <w:r w:rsidRPr="00916B26">
        <w:rPr>
          <w:rFonts w:ascii="Arial" w:hAnsi="Arial" w:eastAsia="Arial" w:cs="Arial"/>
        </w:rPr>
        <w:t>)</w:t>
      </w:r>
    </w:p>
    <w:p w:rsidRPr="00916B26" w:rsidR="00CC36F6" w:rsidRDefault="007E5DB8" w14:paraId="07DC731A" w14:textId="77777777">
      <w:pPr>
        <w:numPr>
          <w:ilvl w:val="0"/>
          <w:numId w:val="7"/>
        </w:numPr>
        <w:jc w:val="both"/>
        <w:rPr>
          <w:rFonts w:ascii="Arial" w:hAnsi="Arial" w:eastAsia="Arial" w:cs="Arial"/>
        </w:rPr>
      </w:pPr>
      <w:r w:rsidRPr="00916B26">
        <w:rPr>
          <w:rFonts w:ascii="Arial" w:hAnsi="Arial" w:eastAsia="Arial" w:cs="Arial"/>
        </w:rPr>
        <w:t>positive and negative predictive value (PPV/NPV)</w:t>
      </w:r>
    </w:p>
    <w:p w:rsidRPr="00916B26" w:rsidR="00CC36F6" w:rsidRDefault="007E5DB8" w14:paraId="2F386039" w14:textId="77777777">
      <w:pPr>
        <w:numPr>
          <w:ilvl w:val="0"/>
          <w:numId w:val="7"/>
        </w:numPr>
        <w:jc w:val="both"/>
        <w:rPr>
          <w:rFonts w:ascii="Arial" w:hAnsi="Arial" w:eastAsia="Arial" w:cs="Arial"/>
        </w:rPr>
      </w:pPr>
      <w:r w:rsidRPr="00916B26">
        <w:rPr>
          <w:rFonts w:ascii="Arial" w:hAnsi="Arial" w:eastAsia="Arial" w:cs="Arial"/>
        </w:rPr>
        <w:t>likelihood ratios (LR)</w:t>
      </w:r>
    </w:p>
    <w:p w:rsidRPr="00916B26" w:rsidR="00CC36F6" w:rsidRDefault="007E5DB8" w14:paraId="20D031E4" w14:textId="77777777">
      <w:pPr>
        <w:numPr>
          <w:ilvl w:val="0"/>
          <w:numId w:val="7"/>
        </w:numPr>
        <w:jc w:val="both"/>
        <w:rPr>
          <w:rFonts w:ascii="Arial" w:hAnsi="Arial" w:eastAsia="Arial" w:cs="Arial"/>
        </w:rPr>
      </w:pPr>
      <w:r w:rsidRPr="00916B26">
        <w:rPr>
          <w:rFonts w:ascii="Arial" w:hAnsi="Arial" w:eastAsia="Arial" w:cs="Arial"/>
        </w:rPr>
        <w:t>the area under the curve (AUC) in the receiver operating characteristics (ROC) curve</w:t>
      </w:r>
    </w:p>
    <w:p w:rsidRPr="00916B26" w:rsidR="00CC36F6" w:rsidRDefault="007E5DB8" w14:paraId="6E16C0BB" w14:textId="77777777">
      <w:pPr>
        <w:numPr>
          <w:ilvl w:val="0"/>
          <w:numId w:val="7"/>
        </w:numPr>
        <w:jc w:val="both"/>
        <w:rPr>
          <w:rFonts w:ascii="Arial" w:hAnsi="Arial" w:eastAsia="Arial" w:cs="Arial"/>
        </w:rPr>
      </w:pPr>
      <w:r w:rsidRPr="00916B26">
        <w:rPr>
          <w:rFonts w:ascii="Arial" w:hAnsi="Arial" w:eastAsia="Arial" w:cs="Arial"/>
        </w:rPr>
        <w:t>overall diagnostic accuracy</w:t>
      </w:r>
    </w:p>
    <w:p w:rsidRPr="00916B26" w:rsidR="00CC36F6" w:rsidRDefault="007E5DB8" w14:paraId="79ECBC04" w14:textId="77777777">
      <w:pPr>
        <w:spacing w:before="200"/>
        <w:jc w:val="both"/>
        <w:rPr>
          <w:rFonts w:ascii="Arial" w:hAnsi="Arial" w:eastAsia="Arial" w:cs="Arial"/>
        </w:rPr>
      </w:pPr>
      <w:commentRangeStart w:id="227"/>
      <w:r w:rsidRPr="00916B26">
        <w:rPr>
          <w:rFonts w:ascii="Arial" w:hAnsi="Arial" w:eastAsia="Arial" w:cs="Arial"/>
        </w:rPr>
        <w:t xml:space="preserve">When a test is performed, an individual can be classified as positive or negative and results are compared </w:t>
      </w:r>
      <w:commentRangeEnd w:id="227"/>
      <w:r w:rsidR="00AE23AA">
        <w:rPr>
          <w:rStyle w:val="CommentReference"/>
        </w:rPr>
        <w:commentReference w:id="227"/>
      </w:r>
      <w:r w:rsidRPr="00916B26">
        <w:rPr>
          <w:rFonts w:ascii="Arial" w:hAnsi="Arial" w:eastAsia="Arial" w:cs="Arial"/>
        </w:rPr>
        <w:t>with a reference test or a gold standard method. The reference test or gold standard is the most reliable test available to confirm disease with high accuracy.</w:t>
      </w:r>
    </w:p>
    <w:p w:rsidRPr="00916B26" w:rsidR="00CC36F6" w:rsidRDefault="007E5DB8" w14:paraId="09F5EFD9" w14:textId="77777777">
      <w:pPr>
        <w:spacing w:before="200"/>
        <w:jc w:val="both"/>
        <w:rPr>
          <w:rFonts w:ascii="Arial" w:hAnsi="Arial" w:eastAsia="Arial" w:cs="Arial"/>
        </w:rPr>
      </w:pPr>
      <w:commentRangeStart w:id="228"/>
      <w:r w:rsidRPr="00916B26">
        <w:rPr>
          <w:rFonts w:ascii="Arial" w:hAnsi="Arial" w:eastAsia="Arial" w:cs="Arial"/>
        </w:rPr>
        <w:lastRenderedPageBreak/>
        <w:t>We will define the following groups:</w:t>
      </w:r>
      <w:commentRangeEnd w:id="228"/>
      <w:r w:rsidR="00824F4D">
        <w:rPr>
          <w:rStyle w:val="CommentReference"/>
        </w:rPr>
        <w:commentReference w:id="228"/>
      </w:r>
    </w:p>
    <w:p w:rsidRPr="00916B26" w:rsidR="00CC36F6" w:rsidRDefault="007E5DB8" w14:paraId="3AFF1E31" w14:textId="77777777">
      <w:pPr>
        <w:numPr>
          <w:ilvl w:val="0"/>
          <w:numId w:val="13"/>
        </w:numPr>
        <w:jc w:val="both"/>
        <w:rPr>
          <w:rFonts w:ascii="Arial" w:hAnsi="Arial" w:eastAsia="Arial" w:cs="Arial"/>
        </w:rPr>
      </w:pPr>
      <w:r w:rsidRPr="00916B26">
        <w:rPr>
          <w:rFonts w:ascii="Arial" w:hAnsi="Arial" w:eastAsia="Arial" w:cs="Arial"/>
        </w:rPr>
        <w:t>True positive (TP): ill persons detected by the test.</w:t>
      </w:r>
    </w:p>
    <w:p w:rsidRPr="00916B26" w:rsidR="00CC36F6" w:rsidRDefault="007E5DB8" w14:paraId="683606C7" w14:textId="77777777">
      <w:pPr>
        <w:numPr>
          <w:ilvl w:val="0"/>
          <w:numId w:val="13"/>
        </w:numPr>
        <w:jc w:val="both"/>
        <w:rPr>
          <w:rFonts w:ascii="Arial" w:hAnsi="Arial" w:eastAsia="Arial" w:cs="Arial"/>
        </w:rPr>
      </w:pPr>
      <w:r w:rsidRPr="00916B26">
        <w:rPr>
          <w:rFonts w:ascii="Arial" w:hAnsi="Arial" w:eastAsia="Arial" w:cs="Arial"/>
        </w:rPr>
        <w:t>False positive (FP): healthy subjects which are classified as positive by the test.</w:t>
      </w:r>
    </w:p>
    <w:p w:rsidRPr="00916B26" w:rsidR="00CC36F6" w:rsidRDefault="007E5DB8" w14:paraId="7BAEFD58" w14:textId="77777777">
      <w:pPr>
        <w:numPr>
          <w:ilvl w:val="0"/>
          <w:numId w:val="13"/>
        </w:numPr>
        <w:jc w:val="both"/>
        <w:rPr>
          <w:rFonts w:ascii="Arial" w:hAnsi="Arial" w:eastAsia="Arial" w:cs="Arial"/>
        </w:rPr>
      </w:pPr>
      <w:r w:rsidRPr="00916B26">
        <w:rPr>
          <w:rFonts w:ascii="Arial" w:hAnsi="Arial" w:eastAsia="Arial" w:cs="Arial"/>
        </w:rPr>
        <w:t>False negative (FN): ill persons not detected by the test.</w:t>
      </w:r>
    </w:p>
    <w:p w:rsidRPr="00916B26" w:rsidR="00CC36F6" w:rsidRDefault="007E5DB8" w14:paraId="033A1F3F" w14:textId="77777777">
      <w:pPr>
        <w:numPr>
          <w:ilvl w:val="0"/>
          <w:numId w:val="13"/>
        </w:numPr>
        <w:jc w:val="both"/>
        <w:rPr>
          <w:rFonts w:ascii="Arial" w:hAnsi="Arial" w:eastAsia="Arial" w:cs="Arial"/>
        </w:rPr>
      </w:pPr>
      <w:r w:rsidRPr="00916B26">
        <w:rPr>
          <w:rFonts w:ascii="Arial" w:hAnsi="Arial" w:eastAsia="Arial" w:cs="Arial"/>
        </w:rPr>
        <w:t xml:space="preserve">True negative (TN): healthy subjects correctly classified by the test. </w:t>
      </w:r>
    </w:p>
    <w:p w:rsidRPr="00916B26" w:rsidR="00CC36F6" w:rsidRDefault="007E5DB8" w14:paraId="67CD542E" w14:textId="77777777">
      <w:pPr>
        <w:spacing w:before="200"/>
        <w:jc w:val="both"/>
        <w:rPr>
          <w:rFonts w:ascii="Arial" w:hAnsi="Arial" w:eastAsia="Arial" w:cs="Arial"/>
        </w:rPr>
      </w:pPr>
      <w:r w:rsidRPr="00916B26">
        <w:rPr>
          <w:rFonts w:ascii="Arial" w:hAnsi="Arial" w:eastAsia="Arial" w:cs="Arial"/>
        </w:rPr>
        <w:t>This information, can be displayed as:</w:t>
      </w:r>
      <w:r w:rsidRPr="00916B26">
        <w:rPr>
          <w:rFonts w:ascii="Arial" w:hAnsi="Arial" w:eastAsia="Arial" w:cs="Arial"/>
        </w:rPr>
        <w:tab/>
      </w:r>
    </w:p>
    <w:tbl>
      <w:tblPr>
        <w:tblStyle w:val="5"/>
        <w:tblW w:w="62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830"/>
        <w:gridCol w:w="1515"/>
        <w:gridCol w:w="1905"/>
        <w:gridCol w:w="1035"/>
      </w:tblGrid>
      <w:tr w:rsidRPr="00916B26" w:rsidR="00CC36F6" w14:paraId="7355BA97" w14:textId="77777777">
        <w:trPr>
          <w:trHeight w:val="405"/>
        </w:trPr>
        <w:tc>
          <w:tcPr>
            <w:tcW w:w="1830" w:type="dxa"/>
            <w:tcBorders>
              <w:top w:val="nil"/>
              <w:left w:val="nil"/>
              <w:bottom w:val="nil"/>
              <w:right w:val="nil"/>
            </w:tcBorders>
            <w:tcMar>
              <w:top w:w="100" w:type="dxa"/>
              <w:left w:w="100" w:type="dxa"/>
              <w:bottom w:w="100" w:type="dxa"/>
              <w:right w:w="100" w:type="dxa"/>
            </w:tcMar>
          </w:tcPr>
          <w:p w:rsidRPr="00916B26" w:rsidR="00CC36F6" w:rsidRDefault="00CC36F6" w14:paraId="4B234D91" w14:textId="77777777">
            <w:pPr>
              <w:widowControl w:val="0"/>
              <w:rPr>
                <w:rFonts w:ascii="Arial" w:hAnsi="Arial" w:eastAsia="Arial" w:cs="Arial"/>
              </w:rPr>
            </w:pPr>
          </w:p>
        </w:tc>
        <w:tc>
          <w:tcPr>
            <w:tcW w:w="3420" w:type="dxa"/>
            <w:gridSpan w:val="2"/>
            <w:tcBorders>
              <w:top w:val="nil"/>
              <w:left w:val="nil"/>
              <w:bottom w:val="nil"/>
              <w:right w:val="nil"/>
            </w:tcBorders>
            <w:tcMar>
              <w:top w:w="100" w:type="dxa"/>
              <w:left w:w="100" w:type="dxa"/>
              <w:bottom w:w="100" w:type="dxa"/>
              <w:right w:w="100" w:type="dxa"/>
            </w:tcMar>
          </w:tcPr>
          <w:p w:rsidRPr="00916B26" w:rsidR="00CC36F6" w:rsidRDefault="007E5DB8" w14:paraId="246390E3" w14:textId="77777777">
            <w:pPr>
              <w:jc w:val="center"/>
              <w:rPr>
                <w:rFonts w:ascii="Arial" w:hAnsi="Arial" w:eastAsia="Arial" w:cs="Arial"/>
                <w:b/>
              </w:rPr>
            </w:pPr>
            <w:r w:rsidRPr="00916B26">
              <w:rPr>
                <w:rFonts w:ascii="Arial" w:hAnsi="Arial" w:eastAsia="Arial" w:cs="Arial"/>
                <w:b/>
              </w:rPr>
              <w:t>Gold standard / Reference test</w:t>
            </w:r>
          </w:p>
        </w:tc>
        <w:tc>
          <w:tcPr>
            <w:tcW w:w="1035" w:type="dxa"/>
            <w:tcBorders>
              <w:top w:val="nil"/>
              <w:left w:val="nil"/>
              <w:bottom w:val="nil"/>
              <w:right w:val="nil"/>
            </w:tcBorders>
            <w:shd w:val="clear" w:color="auto" w:fill="auto"/>
            <w:tcMar>
              <w:top w:w="20" w:type="dxa"/>
              <w:left w:w="20" w:type="dxa"/>
              <w:bottom w:w="20" w:type="dxa"/>
              <w:right w:w="20" w:type="dxa"/>
            </w:tcMar>
          </w:tcPr>
          <w:p w:rsidRPr="00916B26" w:rsidR="00CC36F6" w:rsidRDefault="007E5DB8" w14:paraId="1ABA2CCF" w14:textId="77777777">
            <w:pPr>
              <w:jc w:val="center"/>
              <w:rPr>
                <w:rFonts w:ascii="Arial" w:hAnsi="Arial" w:eastAsia="Arial" w:cs="Arial"/>
                <w:b/>
              </w:rPr>
            </w:pPr>
            <w:r w:rsidRPr="00916B26">
              <w:rPr>
                <w:rFonts w:ascii="Arial" w:hAnsi="Arial" w:eastAsia="Arial" w:cs="Arial"/>
                <w:b/>
              </w:rPr>
              <w:t xml:space="preserve"> </w:t>
            </w:r>
          </w:p>
        </w:tc>
      </w:tr>
      <w:tr w:rsidRPr="00916B26" w:rsidR="00CC36F6" w14:paraId="0A480769" w14:textId="77777777">
        <w:trPr>
          <w:trHeight w:val="540"/>
        </w:trPr>
        <w:tc>
          <w:tcPr>
            <w:tcW w:w="1830"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CC36F6" w14:paraId="3AE4384E" w14:textId="77777777">
            <w:pPr>
              <w:jc w:val="both"/>
              <w:rPr>
                <w:rFonts w:ascii="Arial" w:hAnsi="Arial" w:eastAsia="Arial" w:cs="Arial"/>
              </w:rPr>
            </w:pPr>
          </w:p>
        </w:tc>
        <w:tc>
          <w:tcPr>
            <w:tcW w:w="1515"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7E5DB8" w14:paraId="6050CF24" w14:textId="77777777">
            <w:pPr>
              <w:jc w:val="center"/>
              <w:rPr>
                <w:rFonts w:ascii="Arial" w:hAnsi="Arial" w:eastAsia="Arial" w:cs="Arial"/>
                <w:b/>
                <w:i/>
              </w:rPr>
            </w:pPr>
            <w:r w:rsidRPr="00916B26">
              <w:rPr>
                <w:rFonts w:ascii="Arial" w:hAnsi="Arial" w:eastAsia="Arial" w:cs="Arial"/>
                <w:b/>
                <w:i/>
              </w:rPr>
              <w:t xml:space="preserve">Subjects with </w:t>
            </w:r>
          </w:p>
          <w:p w:rsidRPr="00916B26" w:rsidR="00CC36F6" w:rsidRDefault="007E5DB8" w14:paraId="17278ADF" w14:textId="77777777">
            <w:pPr>
              <w:jc w:val="center"/>
              <w:rPr>
                <w:rFonts w:ascii="Arial" w:hAnsi="Arial" w:eastAsia="Arial" w:cs="Arial"/>
                <w:b/>
                <w:i/>
              </w:rPr>
            </w:pPr>
            <w:r w:rsidRPr="00916B26">
              <w:rPr>
                <w:rFonts w:ascii="Arial" w:hAnsi="Arial" w:eastAsia="Arial" w:cs="Arial"/>
                <w:b/>
                <w:i/>
              </w:rPr>
              <w:t>the disease</w:t>
            </w:r>
          </w:p>
        </w:tc>
        <w:tc>
          <w:tcPr>
            <w:tcW w:w="1905"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7E5DB8" w14:paraId="63074AFA" w14:textId="77777777">
            <w:pPr>
              <w:jc w:val="center"/>
              <w:rPr>
                <w:rFonts w:ascii="Arial" w:hAnsi="Arial" w:eastAsia="Arial" w:cs="Arial"/>
                <w:b/>
                <w:i/>
              </w:rPr>
            </w:pPr>
            <w:r w:rsidRPr="00916B26">
              <w:rPr>
                <w:rFonts w:ascii="Arial" w:hAnsi="Arial" w:eastAsia="Arial" w:cs="Arial"/>
                <w:b/>
                <w:i/>
              </w:rPr>
              <w:t xml:space="preserve">Subjects without </w:t>
            </w:r>
          </w:p>
          <w:p w:rsidRPr="00916B26" w:rsidR="00CC36F6" w:rsidRDefault="007E5DB8" w14:paraId="29D43AFA" w14:textId="77777777">
            <w:pPr>
              <w:jc w:val="center"/>
              <w:rPr>
                <w:rFonts w:ascii="Arial" w:hAnsi="Arial" w:eastAsia="Arial" w:cs="Arial"/>
                <w:b/>
                <w:i/>
              </w:rPr>
            </w:pPr>
            <w:r w:rsidRPr="00916B26">
              <w:rPr>
                <w:rFonts w:ascii="Arial" w:hAnsi="Arial" w:eastAsia="Arial" w:cs="Arial"/>
                <w:b/>
                <w:i/>
              </w:rPr>
              <w:t>the disease</w:t>
            </w:r>
          </w:p>
        </w:tc>
        <w:tc>
          <w:tcPr>
            <w:tcW w:w="1035" w:type="dxa"/>
            <w:tcBorders>
              <w:top w:val="nil"/>
              <w:left w:val="nil"/>
              <w:bottom w:val="single" w:color="000000" w:sz="8" w:space="0"/>
              <w:right w:val="nil"/>
            </w:tcBorders>
            <w:shd w:val="clear" w:color="auto" w:fill="auto"/>
            <w:tcMar>
              <w:top w:w="20" w:type="dxa"/>
              <w:left w:w="20" w:type="dxa"/>
              <w:bottom w:w="20" w:type="dxa"/>
              <w:right w:w="20" w:type="dxa"/>
            </w:tcMar>
          </w:tcPr>
          <w:p w:rsidRPr="00916B26" w:rsidR="00CC36F6" w:rsidRDefault="00CC36F6" w14:paraId="4DE760B6" w14:textId="77777777">
            <w:pPr>
              <w:jc w:val="center"/>
              <w:rPr>
                <w:rFonts w:ascii="Arial" w:hAnsi="Arial" w:eastAsia="Arial" w:cs="Arial"/>
                <w:b/>
                <w:i/>
              </w:rPr>
            </w:pPr>
          </w:p>
          <w:p w:rsidRPr="00916B26" w:rsidR="00CC36F6" w:rsidRDefault="007E5DB8" w14:paraId="4076026E" w14:textId="77777777">
            <w:pPr>
              <w:jc w:val="center"/>
              <w:rPr>
                <w:rFonts w:ascii="Arial" w:hAnsi="Arial" w:eastAsia="Arial" w:cs="Arial"/>
                <w:b/>
                <w:i/>
              </w:rPr>
            </w:pPr>
            <w:r w:rsidRPr="00916B26">
              <w:rPr>
                <w:rFonts w:ascii="Arial" w:hAnsi="Arial" w:eastAsia="Arial" w:cs="Arial"/>
                <w:b/>
                <w:i/>
              </w:rPr>
              <w:t>Total</w:t>
            </w:r>
          </w:p>
        </w:tc>
      </w:tr>
      <w:tr w:rsidRPr="00916B26" w:rsidR="00CC36F6" w14:paraId="6B45DC44" w14:textId="77777777">
        <w:trPr>
          <w:trHeight w:val="334"/>
        </w:trPr>
        <w:tc>
          <w:tcPr>
            <w:tcW w:w="1830"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08510BA2" w14:textId="77777777">
            <w:pPr>
              <w:jc w:val="right"/>
              <w:rPr>
                <w:rFonts w:ascii="Arial" w:hAnsi="Arial" w:eastAsia="Arial" w:cs="Arial"/>
                <w:b/>
                <w:i/>
              </w:rPr>
            </w:pPr>
            <w:r w:rsidRPr="00916B26">
              <w:rPr>
                <w:rFonts w:ascii="Arial" w:hAnsi="Arial" w:eastAsia="Arial" w:cs="Arial"/>
                <w:b/>
                <w:i/>
              </w:rPr>
              <w:t>Test       Positive</w:t>
            </w:r>
          </w:p>
        </w:tc>
        <w:tc>
          <w:tcPr>
            <w:tcW w:w="1515"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2837FA14" w14:textId="77777777">
            <w:pPr>
              <w:jc w:val="center"/>
              <w:rPr>
                <w:rFonts w:ascii="Arial" w:hAnsi="Arial" w:eastAsia="Arial" w:cs="Arial"/>
                <w:b/>
              </w:rPr>
            </w:pPr>
            <w:r w:rsidRPr="00916B26">
              <w:rPr>
                <w:rFonts w:ascii="Arial" w:hAnsi="Arial" w:eastAsia="Arial" w:cs="Arial"/>
                <w:b/>
              </w:rPr>
              <w:t>TP</w:t>
            </w:r>
          </w:p>
        </w:tc>
        <w:tc>
          <w:tcPr>
            <w:tcW w:w="1905"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06819BE6" w14:textId="77777777">
            <w:pPr>
              <w:jc w:val="center"/>
              <w:rPr>
                <w:rFonts w:ascii="Arial" w:hAnsi="Arial" w:eastAsia="Arial" w:cs="Arial"/>
                <w:b/>
              </w:rPr>
            </w:pPr>
            <w:r w:rsidRPr="00916B26">
              <w:rPr>
                <w:rFonts w:ascii="Arial" w:hAnsi="Arial" w:eastAsia="Arial" w:cs="Arial"/>
                <w:b/>
              </w:rPr>
              <w:t>FP</w:t>
            </w:r>
          </w:p>
        </w:tc>
        <w:tc>
          <w:tcPr>
            <w:tcW w:w="1035" w:type="dxa"/>
            <w:tcBorders>
              <w:top w:val="nil"/>
              <w:left w:val="nil"/>
              <w:bottom w:val="nil"/>
              <w:right w:val="nil"/>
            </w:tcBorders>
            <w:shd w:val="clear" w:color="auto" w:fill="auto"/>
            <w:tcMar>
              <w:top w:w="20" w:type="dxa"/>
              <w:left w:w="20" w:type="dxa"/>
              <w:bottom w:w="20" w:type="dxa"/>
              <w:right w:w="20" w:type="dxa"/>
            </w:tcMar>
          </w:tcPr>
          <w:p w:rsidRPr="00916B26" w:rsidR="00CC36F6" w:rsidRDefault="007E5DB8" w14:paraId="354676BC" w14:textId="77777777">
            <w:pPr>
              <w:jc w:val="center"/>
              <w:rPr>
                <w:rFonts w:ascii="Arial" w:hAnsi="Arial" w:eastAsia="Arial" w:cs="Arial"/>
              </w:rPr>
            </w:pPr>
            <w:r w:rsidRPr="00916B26">
              <w:rPr>
                <w:rFonts w:ascii="Arial" w:hAnsi="Arial" w:eastAsia="Arial" w:cs="Arial"/>
              </w:rPr>
              <w:t>TP + FP</w:t>
            </w:r>
          </w:p>
        </w:tc>
      </w:tr>
      <w:tr w:rsidRPr="00916B26" w:rsidR="00CC36F6" w14:paraId="33052653" w14:textId="77777777">
        <w:trPr>
          <w:trHeight w:val="319"/>
        </w:trPr>
        <w:tc>
          <w:tcPr>
            <w:tcW w:w="1830"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7E5DB8" w14:paraId="722011F7" w14:textId="77777777">
            <w:pPr>
              <w:jc w:val="right"/>
              <w:rPr>
                <w:rFonts w:ascii="Arial" w:hAnsi="Arial" w:eastAsia="Arial" w:cs="Arial"/>
                <w:b/>
                <w:i/>
              </w:rPr>
            </w:pPr>
            <w:r w:rsidRPr="00916B26">
              <w:rPr>
                <w:rFonts w:ascii="Arial" w:hAnsi="Arial" w:eastAsia="Arial" w:cs="Arial"/>
                <w:b/>
                <w:i/>
              </w:rPr>
              <w:t>Negative</w:t>
            </w:r>
          </w:p>
        </w:tc>
        <w:tc>
          <w:tcPr>
            <w:tcW w:w="1515"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7E5DB8" w14:paraId="535E14E9" w14:textId="77777777">
            <w:pPr>
              <w:jc w:val="center"/>
              <w:rPr>
                <w:rFonts w:ascii="Arial" w:hAnsi="Arial" w:eastAsia="Arial" w:cs="Arial"/>
                <w:b/>
              </w:rPr>
            </w:pPr>
            <w:r w:rsidRPr="00916B26">
              <w:rPr>
                <w:rFonts w:ascii="Arial" w:hAnsi="Arial" w:eastAsia="Arial" w:cs="Arial"/>
                <w:b/>
              </w:rPr>
              <w:t>FN</w:t>
            </w:r>
          </w:p>
        </w:tc>
        <w:tc>
          <w:tcPr>
            <w:tcW w:w="1905" w:type="dxa"/>
            <w:tcBorders>
              <w:top w:val="nil"/>
              <w:left w:val="nil"/>
              <w:bottom w:val="single" w:color="000000" w:sz="8" w:space="0"/>
              <w:right w:val="nil"/>
            </w:tcBorders>
            <w:shd w:val="clear" w:color="auto" w:fill="auto"/>
            <w:tcMar>
              <w:top w:w="100" w:type="dxa"/>
              <w:left w:w="100" w:type="dxa"/>
              <w:bottom w:w="100" w:type="dxa"/>
              <w:right w:w="100" w:type="dxa"/>
            </w:tcMar>
          </w:tcPr>
          <w:p w:rsidRPr="00916B26" w:rsidR="00CC36F6" w:rsidRDefault="007E5DB8" w14:paraId="5B5502F0" w14:textId="77777777">
            <w:pPr>
              <w:jc w:val="center"/>
              <w:rPr>
                <w:rFonts w:ascii="Arial" w:hAnsi="Arial" w:eastAsia="Arial" w:cs="Arial"/>
                <w:b/>
              </w:rPr>
            </w:pPr>
            <w:r w:rsidRPr="00916B26">
              <w:rPr>
                <w:rFonts w:ascii="Arial" w:hAnsi="Arial" w:eastAsia="Arial" w:cs="Arial"/>
                <w:b/>
              </w:rPr>
              <w:t>TN</w:t>
            </w:r>
          </w:p>
        </w:tc>
        <w:tc>
          <w:tcPr>
            <w:tcW w:w="1035" w:type="dxa"/>
            <w:tcBorders>
              <w:top w:val="nil"/>
              <w:left w:val="nil"/>
              <w:bottom w:val="single" w:color="000000" w:sz="8" w:space="0"/>
              <w:right w:val="nil"/>
            </w:tcBorders>
            <w:shd w:val="clear" w:color="auto" w:fill="auto"/>
            <w:tcMar>
              <w:top w:w="20" w:type="dxa"/>
              <w:left w:w="20" w:type="dxa"/>
              <w:bottom w:w="20" w:type="dxa"/>
              <w:right w:w="20" w:type="dxa"/>
            </w:tcMar>
          </w:tcPr>
          <w:p w:rsidRPr="00916B26" w:rsidR="00CC36F6" w:rsidRDefault="007E5DB8" w14:paraId="675E9849" w14:textId="77777777">
            <w:pPr>
              <w:jc w:val="center"/>
              <w:rPr>
                <w:rFonts w:ascii="Arial" w:hAnsi="Arial" w:eastAsia="Arial" w:cs="Arial"/>
              </w:rPr>
            </w:pPr>
            <w:r w:rsidRPr="00916B26">
              <w:rPr>
                <w:rFonts w:ascii="Arial" w:hAnsi="Arial" w:eastAsia="Arial" w:cs="Arial"/>
              </w:rPr>
              <w:t>FN + TN</w:t>
            </w:r>
          </w:p>
        </w:tc>
      </w:tr>
      <w:tr w:rsidRPr="00916B26" w:rsidR="00CC36F6" w14:paraId="7D002744" w14:textId="77777777">
        <w:trPr>
          <w:trHeight w:val="420"/>
        </w:trPr>
        <w:tc>
          <w:tcPr>
            <w:tcW w:w="1830"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679C1704" w14:textId="77777777">
            <w:pPr>
              <w:jc w:val="right"/>
              <w:rPr>
                <w:rFonts w:ascii="Arial" w:hAnsi="Arial" w:eastAsia="Arial" w:cs="Arial"/>
                <w:b/>
                <w:i/>
              </w:rPr>
            </w:pPr>
            <w:r w:rsidRPr="00916B26">
              <w:rPr>
                <w:rFonts w:ascii="Arial" w:hAnsi="Arial" w:eastAsia="Arial" w:cs="Arial"/>
                <w:b/>
                <w:i/>
              </w:rPr>
              <w:t>Total</w:t>
            </w:r>
          </w:p>
        </w:tc>
        <w:tc>
          <w:tcPr>
            <w:tcW w:w="1515"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6A2BDEA0" w14:textId="77777777">
            <w:pPr>
              <w:jc w:val="center"/>
              <w:rPr>
                <w:rFonts w:ascii="Arial" w:hAnsi="Arial" w:eastAsia="Arial" w:cs="Arial"/>
              </w:rPr>
            </w:pPr>
            <w:r w:rsidRPr="00916B26">
              <w:rPr>
                <w:rFonts w:ascii="Arial" w:hAnsi="Arial" w:eastAsia="Arial" w:cs="Arial"/>
              </w:rPr>
              <w:t>TP + FN</w:t>
            </w:r>
          </w:p>
        </w:tc>
        <w:tc>
          <w:tcPr>
            <w:tcW w:w="1905"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300888BA" w14:textId="77777777">
            <w:pPr>
              <w:jc w:val="center"/>
              <w:rPr>
                <w:rFonts w:ascii="Arial" w:hAnsi="Arial" w:eastAsia="Arial" w:cs="Arial"/>
              </w:rPr>
            </w:pPr>
            <w:r w:rsidRPr="00916B26">
              <w:rPr>
                <w:rFonts w:ascii="Arial" w:hAnsi="Arial" w:eastAsia="Arial" w:cs="Arial"/>
              </w:rPr>
              <w:t>FP + TN</w:t>
            </w:r>
          </w:p>
        </w:tc>
        <w:tc>
          <w:tcPr>
            <w:tcW w:w="1035" w:type="dxa"/>
            <w:tcBorders>
              <w:top w:val="nil"/>
              <w:left w:val="nil"/>
              <w:bottom w:val="nil"/>
              <w:right w:val="nil"/>
            </w:tcBorders>
            <w:shd w:val="clear" w:color="auto" w:fill="auto"/>
            <w:tcMar>
              <w:top w:w="100" w:type="dxa"/>
              <w:left w:w="100" w:type="dxa"/>
              <w:bottom w:w="100" w:type="dxa"/>
              <w:right w:w="100" w:type="dxa"/>
            </w:tcMar>
          </w:tcPr>
          <w:p w:rsidRPr="00916B26" w:rsidR="00CC36F6" w:rsidRDefault="007E5DB8" w14:paraId="527210ED" w14:textId="77777777">
            <w:pPr>
              <w:jc w:val="center"/>
              <w:rPr>
                <w:rFonts w:ascii="Arial" w:hAnsi="Arial" w:eastAsia="Arial" w:cs="Arial"/>
              </w:rPr>
            </w:pPr>
            <w:r w:rsidRPr="00916B26">
              <w:rPr>
                <w:rFonts w:ascii="Arial" w:hAnsi="Arial" w:eastAsia="Arial" w:cs="Arial"/>
              </w:rPr>
              <w:t>Total</w:t>
            </w:r>
          </w:p>
        </w:tc>
      </w:tr>
    </w:tbl>
    <w:p w:rsidRPr="00916B26" w:rsidR="00CC36F6" w:rsidRDefault="007E5DB8" w14:paraId="09EF4D5F" w14:textId="77777777">
      <w:pPr>
        <w:spacing w:before="200"/>
        <w:jc w:val="both"/>
        <w:rPr>
          <w:rFonts w:ascii="Arial" w:hAnsi="Arial" w:eastAsia="Arial" w:cs="Arial"/>
          <w:i/>
        </w:rPr>
      </w:pPr>
      <w:r w:rsidRPr="00916B26">
        <w:rPr>
          <w:rFonts w:ascii="Arial" w:hAnsi="Arial" w:eastAsia="Arial" w:cs="Arial"/>
          <w:i/>
        </w:rPr>
        <w:t>Sensitivity and specificity</w:t>
      </w:r>
    </w:p>
    <w:p w:rsidRPr="00916B26" w:rsidR="00CC36F6" w:rsidRDefault="007E5DB8" w14:paraId="3C77FE1E" w14:textId="736DB717">
      <w:pPr>
        <w:spacing w:before="200"/>
        <w:jc w:val="both"/>
        <w:rPr>
          <w:rFonts w:ascii="Arial" w:hAnsi="Arial" w:eastAsia="Arial" w:cs="Arial"/>
        </w:rPr>
      </w:pPr>
      <w:commentRangeStart w:id="229"/>
      <w:r w:rsidRPr="00916B26">
        <w:rPr>
          <w:rFonts w:ascii="Arial" w:hAnsi="Arial" w:eastAsia="Arial" w:cs="Arial"/>
        </w:rPr>
        <w:t>Se</w:t>
      </w:r>
      <w:ins w:author="Robles Hellin, Claudia" w:date="2020-12-18T11:47:00Z" w:id="230">
        <w:r w:rsidR="00E81D71">
          <w:rPr>
            <w:rFonts w:ascii="Arial" w:hAnsi="Arial" w:eastAsia="Arial" w:cs="Arial"/>
          </w:rPr>
          <w:t>nsitivity</w:t>
        </w:r>
      </w:ins>
      <w:r w:rsidRPr="00916B26">
        <w:rPr>
          <w:rFonts w:ascii="Arial" w:hAnsi="Arial" w:eastAsia="Arial" w:cs="Arial"/>
        </w:rPr>
        <w:t xml:space="preserve"> and Sp</w:t>
      </w:r>
      <w:ins w:author="Robles Hellin, Claudia" w:date="2020-12-18T11:47:00Z" w:id="231">
        <w:r w:rsidR="00E81D71">
          <w:rPr>
            <w:rFonts w:ascii="Arial" w:hAnsi="Arial" w:eastAsia="Arial" w:cs="Arial"/>
          </w:rPr>
          <w:t>ecificity</w:t>
        </w:r>
      </w:ins>
      <w:r w:rsidRPr="00916B26">
        <w:rPr>
          <w:rFonts w:ascii="Arial" w:hAnsi="Arial" w:eastAsia="Arial" w:cs="Arial"/>
        </w:rPr>
        <w:t xml:space="preserve"> </w:t>
      </w:r>
      <w:commentRangeEnd w:id="229"/>
      <w:r w:rsidR="00B75960">
        <w:rPr>
          <w:rStyle w:val="CommentReference"/>
        </w:rPr>
        <w:commentReference w:id="229"/>
      </w:r>
      <w:r w:rsidRPr="00916B26">
        <w:rPr>
          <w:rFonts w:ascii="Arial" w:hAnsi="Arial" w:eastAsia="Arial" w:cs="Arial"/>
        </w:rPr>
        <w:t>are the measures used for health and disease status discrimination</w:t>
      </w:r>
      <w:r w:rsidR="00CF020E">
        <w:rPr>
          <w:rFonts w:ascii="Arial" w:hAnsi="Arial" w:eastAsia="Arial" w:cs="Arial"/>
        </w:rPr>
        <w:t xml:space="preserve"> </w:t>
      </w:r>
      <w:r w:rsidR="00CF020E">
        <w:rPr>
          <w:rFonts w:ascii="Arial" w:hAnsi="Arial" w:eastAsia="Arial" w:cs="Arial"/>
        </w:rPr>
        <w:fldChar w:fldCharType="begin"/>
      </w:r>
      <w:r w:rsidR="00FB6E81">
        <w:rPr>
          <w:rFonts w:ascii="Arial" w:hAnsi="Arial" w:eastAsia="Arial" w:cs="Arial"/>
        </w:rPr>
        <w:instrText xml:space="preserve"> ADDIN ZOTERO_ITEM CSL_CITATION {"citationID":"Dxzibd1i","properties":{"formattedCitation":"(14)","plainCitation":"(14)","noteIndex":0},"citationItems":[{"id":"a5lc9phV/WE5ll8Qk","uris":["http://zotero.org/users/1513738/items/73NJ6KEX"],"uri":["http://zotero.org/users/1513738/items/73NJ6KEX"],"itemData":{"id":2967,"type":"article-journal","abstract":"The simplest diagnostic test is one where the results of an investigation, such as an x ray examination or biopsy, are used to classify patients into two groups according to the presence or absence of a symptom or sign. For example, the table shows the relation between the results of a test, a liver scan, and the correct diagnosis based on either necropsy, …","container-title":"BMJ","DOI":"10.1136/bmj.308.6943.1552","ISSN":"0959-8138, 1468-5833","issue":"6943","journalAbbreviation":"BMJ","language":"en","note":"publisher: British Medical Journal Publishing Group\nsection: General practice\nPMID: 8019315","page":"1552","source":"www-bmj-com.sire.ub.edu","title":"Statistics Notes: Diagnostic tests 1: sensitivity and specificity","title-short":"Statistics Notes","volume":"308","author":[{"family":"Altman","given":"D. G."},{"family":"Bland","given":"J. M."}],"issued":{"date-parts":[["1994",6,11]]}}}],"schema":"https://github.com/citation-style-language/schema/raw/master/csl-citation.json"} </w:instrText>
      </w:r>
      <w:r w:rsidR="00CF020E">
        <w:rPr>
          <w:rFonts w:ascii="Arial" w:hAnsi="Arial" w:eastAsia="Arial" w:cs="Arial"/>
        </w:rPr>
        <w:fldChar w:fldCharType="separate"/>
      </w:r>
      <w:r w:rsidRPr="00FB6E81" w:rsidR="00FB6E81">
        <w:rPr>
          <w:rFonts w:ascii="Arial" w:hAnsi="Arial" w:cs="Arial"/>
        </w:rPr>
        <w:t>(14)</w:t>
      </w:r>
      <w:r w:rsidR="00CF020E">
        <w:rPr>
          <w:rFonts w:ascii="Arial" w:hAnsi="Arial" w:eastAsia="Arial" w:cs="Arial"/>
        </w:rPr>
        <w:fldChar w:fldCharType="end"/>
      </w:r>
      <w:r w:rsidRPr="00916B26">
        <w:rPr>
          <w:rFonts w:ascii="Arial" w:hAnsi="Arial" w:eastAsia="Arial" w:cs="Arial"/>
        </w:rPr>
        <w:t>:</w:t>
      </w:r>
    </w:p>
    <w:p w:rsidRPr="00916B26" w:rsidR="00CC36F6" w:rsidDel="00EB20C5" w:rsidRDefault="007E5DB8" w14:paraId="625C9F1C" w14:textId="69173314">
      <w:pPr>
        <w:numPr>
          <w:ilvl w:val="0"/>
          <w:numId w:val="19"/>
        </w:numPr>
        <w:jc w:val="center"/>
        <w:rPr>
          <w:del w:author="de Sanjose, Silvia" w:date="2020-12-17T19:55:00Z" w:id="232"/>
          <w:rFonts w:ascii="Arial" w:hAnsi="Arial" w:eastAsia="Arial" w:cs="Arial"/>
        </w:rPr>
        <w:pPrChange w:author="de Sanjose, Silvia" w:date="2020-12-17T19:55:00Z" w:id="233">
          <w:pPr>
            <w:numPr>
              <w:numId w:val="19"/>
            </w:numPr>
            <w:ind w:left="720" w:hanging="360"/>
            <w:jc w:val="both"/>
          </w:pPr>
        </w:pPrChange>
      </w:pPr>
      <w:del w:author="de Sanjose, Silvia" w:date="2020-12-17T19:55:00Z" w:id="234">
        <w:r w:rsidRPr="00EB20C5" w:rsidDel="00EB20C5">
          <w:rPr>
            <w:rFonts w:ascii="Arial" w:hAnsi="Arial" w:eastAsia="Arial" w:cs="Arial"/>
            <w:u w:val="single"/>
            <w:rPrChange w:author="de Sanjose, Silvia" w:date="2020-12-17T19:56:00Z" w:id="235">
              <w:rPr>
                <w:rFonts w:ascii="Arial" w:hAnsi="Arial" w:eastAsia="Arial" w:cs="Arial"/>
              </w:rPr>
            </w:rPrChange>
          </w:rPr>
          <w:delText xml:space="preserve">Se </w:delText>
        </w:r>
      </w:del>
      <w:ins w:author="de Sanjose, Silvia" w:date="2020-12-17T19:55:00Z" w:id="236">
        <w:r w:rsidRPr="00EB20C5" w:rsidR="00EB20C5">
          <w:rPr>
            <w:rFonts w:ascii="Arial" w:hAnsi="Arial" w:eastAsia="Arial" w:cs="Arial"/>
            <w:u w:val="single"/>
            <w:rPrChange w:author="de Sanjose, Silvia" w:date="2020-12-17T19:56:00Z" w:id="237">
              <w:rPr>
                <w:rFonts w:ascii="Arial" w:hAnsi="Arial" w:eastAsia="Arial" w:cs="Arial"/>
              </w:rPr>
            </w:rPrChange>
          </w:rPr>
          <w:t>Se</w:t>
        </w:r>
      </w:ins>
      <w:ins w:author="de Sanjose, Silvia" w:date="2020-12-17T19:56:00Z" w:id="238">
        <w:r w:rsidRPr="00EB20C5" w:rsidR="00EB20C5">
          <w:rPr>
            <w:rFonts w:ascii="Arial" w:hAnsi="Arial" w:eastAsia="Arial" w:cs="Arial"/>
            <w:u w:val="single"/>
            <w:rPrChange w:author="de Sanjose, Silvia" w:date="2020-12-17T19:56:00Z" w:id="239">
              <w:rPr>
                <w:rFonts w:ascii="Arial" w:hAnsi="Arial" w:eastAsia="Arial" w:cs="Arial"/>
              </w:rPr>
            </w:rPrChange>
          </w:rPr>
          <w:t>nsitivity</w:t>
        </w:r>
      </w:ins>
      <w:ins w:author="de Sanjose, Silvia" w:date="2020-12-17T19:55:00Z" w:id="240">
        <w:r w:rsidRPr="00EA3E4E" w:rsidR="00EB20C5">
          <w:rPr>
            <w:rFonts w:ascii="Arial" w:hAnsi="Arial" w:eastAsia="Arial" w:cs="Arial"/>
          </w:rPr>
          <w:t xml:space="preserve"> </w:t>
        </w:r>
      </w:ins>
      <w:r w:rsidRPr="00EA3E4E">
        <w:rPr>
          <w:rFonts w:ascii="Arial" w:hAnsi="Arial" w:eastAsia="Arial" w:cs="Arial"/>
        </w:rPr>
        <w:t xml:space="preserve">measures the </w:t>
      </w:r>
      <w:ins w:author="de Sanjose, Silvia" w:date="2020-12-17T19:55:00Z" w:id="241">
        <w:r w:rsidRPr="00EA3E4E" w:rsidR="00EB20C5">
          <w:rPr>
            <w:rFonts w:ascii="Arial" w:hAnsi="Arial" w:eastAsia="Arial" w:cs="Arial"/>
          </w:rPr>
          <w:t>percentage of</w:t>
        </w:r>
        <w:r w:rsidRPr="004E56F5" w:rsidR="00EB20C5">
          <w:rPr>
            <w:rFonts w:ascii="Arial" w:hAnsi="Arial" w:eastAsia="Arial" w:cs="Arial"/>
          </w:rPr>
          <w:t xml:space="preserve"> diseased that test positive</w:t>
        </w:r>
      </w:ins>
      <w:del w:author="de Sanjose, Silvia" w:date="2020-12-17T19:55:00Z" w:id="242">
        <w:r w:rsidRPr="00916B26" w:rsidDel="00EB20C5">
          <w:rPr>
            <w:rFonts w:ascii="Arial" w:hAnsi="Arial" w:eastAsia="Arial" w:cs="Arial"/>
          </w:rPr>
          <w:delText>probability of obtaining a positive result in the presence of disease, i.e. the probability of getting a positive result among subjects with disease.</w:delText>
        </w:r>
      </w:del>
    </w:p>
    <w:p w:rsidR="00EB20C5" w:rsidP="002E77D6" w:rsidRDefault="00EB20C5" w14:paraId="32A857F7" w14:textId="77777777">
      <w:pPr>
        <w:numPr>
          <w:ilvl w:val="0"/>
          <w:numId w:val="19"/>
        </w:numPr>
        <w:jc w:val="center"/>
        <w:rPr>
          <w:ins w:author="de Sanjose, Silvia" w:date="2020-12-17T19:55:00Z" w:id="243"/>
          <w:rFonts w:ascii="Arial" w:hAnsi="Arial" w:eastAsia="Arial" w:cs="Arial"/>
        </w:rPr>
      </w:pPr>
    </w:p>
    <w:p w:rsidRPr="00EA3E4E" w:rsidR="00CF020E" w:rsidRDefault="00CF020E" w14:paraId="1650E9B0" w14:textId="2261A91A">
      <w:pPr>
        <w:numPr>
          <w:ilvl w:val="0"/>
          <w:numId w:val="19"/>
        </w:numPr>
        <w:jc w:val="center"/>
        <w:rPr>
          <w:rFonts w:ascii="Arial" w:hAnsi="Arial" w:eastAsia="Arial" w:cs="Arial"/>
        </w:rPr>
        <w:pPrChange w:author="de Sanjose, Silvia" w:date="2020-12-17T19:55:00Z" w:id="244">
          <w:pPr>
            <w:jc w:val="center"/>
          </w:pPr>
        </w:pPrChange>
      </w:pPr>
      <w:r w:rsidRPr="00EA3E4E">
        <w:rPr>
          <w:rFonts w:ascii="Arial" w:hAnsi="Arial" w:cs="Arial"/>
          <w:color w:val="000000"/>
        </w:rPr>
        <w:t>Se</w:t>
      </w:r>
      <w:ins w:author="de Sanjose, Silvia" w:date="2020-12-17T19:57:00Z" w:id="245">
        <w:r w:rsidR="00EB20C5">
          <w:rPr>
            <w:rFonts w:ascii="Arial" w:hAnsi="Arial" w:cs="Arial"/>
            <w:color w:val="000000"/>
          </w:rPr>
          <w:t>nsitivity</w:t>
        </w:r>
      </w:ins>
      <w:r w:rsidRPr="00EA3E4E">
        <w:rPr>
          <w:rFonts w:ascii="Arial" w:hAnsi="Arial" w:cs="Arial"/>
          <w:color w:val="000000"/>
        </w:rPr>
        <w:t xml:space="preserve"> =TP / (TP+FN)</w:t>
      </w:r>
    </w:p>
    <w:p w:rsidR="00EB20C5" w:rsidP="00EB20C5" w:rsidRDefault="00EB20C5" w14:paraId="193E7140" w14:textId="77777777">
      <w:pPr>
        <w:ind w:left="360"/>
        <w:jc w:val="both"/>
        <w:rPr>
          <w:ins w:author="de Sanjose, Silvia" w:date="2020-12-17T19:57:00Z" w:id="246"/>
          <w:rFonts w:ascii="Arial" w:hAnsi="Arial" w:eastAsia="Arial" w:cs="Arial"/>
          <w:u w:val="single"/>
        </w:rPr>
      </w:pPr>
    </w:p>
    <w:p w:rsidRPr="00EB20C5" w:rsidR="00CC36F6" w:rsidRDefault="00EB20C5" w14:paraId="3921C9B9" w14:textId="2419DF76">
      <w:pPr>
        <w:ind w:left="360"/>
        <w:jc w:val="both"/>
        <w:rPr>
          <w:rFonts w:ascii="Arial" w:hAnsi="Arial" w:eastAsia="Arial" w:cs="Arial"/>
        </w:rPr>
        <w:pPrChange w:author="de Sanjose, Silvia" w:date="2020-12-17T19:57:00Z" w:id="247">
          <w:pPr>
            <w:numPr>
              <w:numId w:val="22"/>
            </w:numPr>
            <w:ind w:left="720" w:hanging="360"/>
            <w:jc w:val="both"/>
          </w:pPr>
        </w:pPrChange>
      </w:pPr>
      <w:ins w:author="de Sanjose, Silvia" w:date="2020-12-17T19:57:00Z" w:id="248">
        <w:r>
          <w:rPr>
            <w:rFonts w:ascii="Arial" w:hAnsi="Arial" w:eastAsia="Arial" w:cs="Arial"/>
            <w:u w:val="single"/>
          </w:rPr>
          <w:tab/>
        </w:r>
        <w:r>
          <w:rPr>
            <w:rFonts w:ascii="Arial" w:hAnsi="Arial" w:eastAsia="Arial" w:cs="Arial"/>
            <w:u w:val="single"/>
          </w:rPr>
          <w:t>-</w:t>
        </w:r>
      </w:ins>
      <w:del w:author="de Sanjose, Silvia" w:date="2020-12-17T19:56:00Z" w:id="249">
        <w:r w:rsidRPr="00EB20C5" w:rsidDel="00EB20C5" w:rsidR="007E5DB8">
          <w:rPr>
            <w:rFonts w:ascii="Arial" w:hAnsi="Arial" w:eastAsia="Arial" w:cs="Arial"/>
            <w:u w:val="single"/>
            <w:rPrChange w:author="de Sanjose, Silvia" w:date="2020-12-17T19:56:00Z" w:id="250">
              <w:rPr>
                <w:rFonts w:ascii="Arial" w:hAnsi="Arial" w:eastAsia="Arial" w:cs="Arial"/>
              </w:rPr>
            </w:rPrChange>
          </w:rPr>
          <w:delText xml:space="preserve">Sp </w:delText>
        </w:r>
      </w:del>
      <w:ins w:author="de Sanjose, Silvia" w:date="2020-12-17T19:56:00Z" w:id="251">
        <w:r w:rsidRPr="00EB20C5">
          <w:rPr>
            <w:rFonts w:ascii="Arial" w:hAnsi="Arial" w:eastAsia="Arial" w:cs="Arial"/>
            <w:u w:val="single"/>
            <w:rPrChange w:author="de Sanjose, Silvia" w:date="2020-12-17T19:56:00Z" w:id="252">
              <w:rPr>
                <w:rFonts w:ascii="Arial" w:hAnsi="Arial" w:eastAsia="Arial" w:cs="Arial"/>
              </w:rPr>
            </w:rPrChange>
          </w:rPr>
          <w:t xml:space="preserve">Specificity </w:t>
        </w:r>
      </w:ins>
      <w:r w:rsidRPr="00916B26" w:rsidR="007E5DB8">
        <w:rPr>
          <w:rFonts w:ascii="Arial" w:hAnsi="Arial" w:eastAsia="Arial" w:cs="Arial"/>
        </w:rPr>
        <w:t xml:space="preserve">is the </w:t>
      </w:r>
      <w:ins w:author="de Sanjose, Silvia" w:date="2020-12-17T19:57:00Z" w:id="253">
        <w:r w:rsidRPr="00EB20C5">
          <w:rPr>
            <w:rFonts w:ascii="Arial" w:hAnsi="Arial" w:eastAsia="Arial" w:cs="Arial"/>
          </w:rPr>
          <w:t>percentage</w:t>
        </w:r>
        <w:r>
          <w:rPr>
            <w:rFonts w:ascii="Arial" w:hAnsi="Arial" w:eastAsia="Arial" w:cs="Arial"/>
          </w:rPr>
          <w:t xml:space="preserve"> </w:t>
        </w:r>
        <w:r w:rsidRPr="00EA3E4E">
          <w:rPr>
            <w:rFonts w:ascii="Arial" w:hAnsi="Arial" w:eastAsia="Arial" w:cs="Arial"/>
          </w:rPr>
          <w:t>of disease-free women who test negative</w:t>
        </w:r>
        <w:r w:rsidRPr="00EA3E4E" w:rsidDel="00EB20C5">
          <w:rPr>
            <w:rFonts w:ascii="Arial" w:hAnsi="Arial" w:eastAsia="Arial" w:cs="Arial"/>
          </w:rPr>
          <w:t xml:space="preserve"> </w:t>
        </w:r>
      </w:ins>
      <w:del w:author="de Sanjose, Silvia" w:date="2020-12-17T19:57:00Z" w:id="254">
        <w:r w:rsidRPr="00EB20C5" w:rsidDel="00EB20C5" w:rsidR="007E5DB8">
          <w:rPr>
            <w:rFonts w:ascii="Arial" w:hAnsi="Arial" w:eastAsia="Arial" w:cs="Arial"/>
          </w:rPr>
          <w:delText>proportion of health subjects with a negative test result among the total group of subjects without the disease, i.e., the probability of a negative test in the absence of disease (the ability of the test to correctly identify the healthy)</w:delText>
        </w:r>
      </w:del>
      <w:r w:rsidRPr="00EB20C5" w:rsidR="007E5DB8">
        <w:rPr>
          <w:rFonts w:ascii="Arial" w:hAnsi="Arial" w:eastAsia="Arial" w:cs="Arial"/>
        </w:rPr>
        <w:t>.</w:t>
      </w:r>
    </w:p>
    <w:p w:rsidR="00CF020E" w:rsidP="00CF020E" w:rsidRDefault="00CF020E" w14:paraId="60448E4E" w14:textId="3EE341C0">
      <w:pPr>
        <w:spacing w:before="200"/>
        <w:jc w:val="center"/>
        <w:rPr>
          <w:ins w:author="Robles Hellin, Claudia" w:date="2020-12-18T11:48:00Z" w:id="255"/>
          <w:rFonts w:ascii="Arial" w:hAnsi="Arial" w:cs="Arial"/>
          <w:color w:val="000000"/>
        </w:rPr>
      </w:pPr>
      <w:r>
        <w:rPr>
          <w:rFonts w:ascii="Arial" w:hAnsi="Arial" w:cs="Arial"/>
          <w:color w:val="000000"/>
        </w:rPr>
        <w:t>Sp</w:t>
      </w:r>
      <w:ins w:author="de Sanjose, Silvia" w:date="2020-12-17T19:57:00Z" w:id="256">
        <w:r w:rsidR="00EB20C5">
          <w:rPr>
            <w:rFonts w:ascii="Arial" w:hAnsi="Arial" w:cs="Arial"/>
            <w:color w:val="000000"/>
          </w:rPr>
          <w:t>ecificity</w:t>
        </w:r>
      </w:ins>
      <w:r>
        <w:rPr>
          <w:rFonts w:ascii="Arial" w:hAnsi="Arial" w:cs="Arial"/>
          <w:color w:val="000000"/>
        </w:rPr>
        <w:t xml:space="preserve"> =TN / (FP+TN)</w:t>
      </w:r>
    </w:p>
    <w:p w:rsidRPr="004C35D1" w:rsidR="00544ACF" w:rsidRDefault="00544ACF" w14:paraId="2F5E4B5A" w14:textId="71212A02">
      <w:pPr>
        <w:spacing w:before="200"/>
        <w:rPr>
          <w:ins w:author="Claudia Robles Hellin" w:date="2020-11-26T11:37:00Z" w:id="257"/>
          <w:rFonts w:ascii="Arial" w:hAnsi="Arial" w:cs="Arial"/>
          <w:color w:val="000000"/>
        </w:rPr>
        <w:pPrChange w:author="Robles Hellin, Claudia" w:date="2020-12-18T11:48:00Z" w:id="258">
          <w:pPr>
            <w:spacing w:before="200"/>
            <w:jc w:val="center"/>
          </w:pPr>
        </w:pPrChange>
      </w:pPr>
      <w:ins w:author="Robles Hellin, Claudia" w:date="2020-12-18T11:48:00Z" w:id="259">
        <w:r w:rsidRPr="004C35D1">
          <w:rPr>
            <w:rFonts w:ascii="Arial" w:hAnsi="Arial" w:cs="Arial"/>
            <w:color w:val="000000"/>
          </w:rPr>
          <w:t>AFEGIR EXERCICI DE CALCUL DE</w:t>
        </w:r>
      </w:ins>
      <w:ins w:author="Robles Hellin, Claudia" w:date="2020-12-18T11:49:00Z" w:id="260">
        <w:r w:rsidRPr="004C35D1">
          <w:rPr>
            <w:rFonts w:ascii="Arial" w:hAnsi="Arial" w:cs="Arial"/>
            <w:color w:val="000000"/>
          </w:rPr>
          <w:t xml:space="preserve"> SENS I SPEC </w:t>
        </w:r>
        <w:r w:rsidRPr="004C35D1" w:rsidR="005C2739">
          <w:rPr>
            <w:rFonts w:ascii="Arial" w:hAnsi="Arial" w:cs="Arial"/>
            <w:color w:val="000000"/>
          </w:rPr>
          <w:t>SEGONS TAULA 2X2</w:t>
        </w:r>
      </w:ins>
    </w:p>
    <w:p w:rsidR="002A3D3B" w:rsidRDefault="002A3D3B" w14:paraId="28A36A16" w14:textId="4B8ADC98">
      <w:pPr>
        <w:spacing w:before="200"/>
        <w:rPr>
          <w:rFonts w:ascii="Arial" w:hAnsi="Arial" w:cs="Arial"/>
          <w:color w:val="000000"/>
        </w:rPr>
        <w:pPrChange w:author="Claudia Robles Hellin" w:date="2020-11-26T11:37:00Z" w:id="261">
          <w:pPr>
            <w:spacing w:before="200"/>
            <w:jc w:val="center"/>
          </w:pPr>
        </w:pPrChange>
      </w:pPr>
      <w:ins w:author="Claudia Robles Hellin" w:date="2020-11-26T11:37:00Z" w:id="262">
        <w:r>
          <w:rPr>
            <w:rFonts w:ascii="Arial" w:hAnsi="Arial" w:cs="Arial"/>
            <w:color w:val="000000"/>
          </w:rPr>
          <w:t>ADD that the aim of a screening test is to have the highest sensitivity and specificity but, usually when one increases the other decre</w:t>
        </w:r>
      </w:ins>
      <w:ins w:author="Claudia Robles Hellin" w:date="2020-11-26T11:38:00Z" w:id="263">
        <w:r>
          <w:rPr>
            <w:rFonts w:ascii="Arial" w:hAnsi="Arial" w:cs="Arial"/>
            <w:color w:val="000000"/>
          </w:rPr>
          <w:t xml:space="preserve">ases. Add </w:t>
        </w:r>
        <w:r w:rsidR="00C656FB">
          <w:rPr>
            <w:rFonts w:ascii="Arial" w:hAnsi="Arial" w:cs="Arial"/>
            <w:color w:val="000000"/>
          </w:rPr>
          <w:t xml:space="preserve">classical graph of 2 </w:t>
        </w:r>
        <w:r w:rsidR="00EB5A12">
          <w:rPr>
            <w:rFonts w:ascii="Arial" w:hAnsi="Arial" w:cs="Arial"/>
            <w:color w:val="000000"/>
          </w:rPr>
          <w:t>gauss distribution overlapping with</w:t>
        </w:r>
      </w:ins>
      <w:ins w:author="Robles Hellin, Claudia" w:date="2020-12-18T11:49:00Z" w:id="264">
        <w:r w:rsidR="005C2739">
          <w:rPr>
            <w:rFonts w:ascii="Arial" w:hAnsi="Arial" w:cs="Arial"/>
            <w:color w:val="000000"/>
          </w:rPr>
          <w:t xml:space="preserve"> changes of </w:t>
        </w:r>
        <w:proofErr w:type="spellStart"/>
        <w:r w:rsidR="005C2739">
          <w:rPr>
            <w:rFonts w:ascii="Arial" w:hAnsi="Arial" w:cs="Arial"/>
            <w:color w:val="000000"/>
          </w:rPr>
          <w:t>sens</w:t>
        </w:r>
        <w:proofErr w:type="spellEnd"/>
        <w:r w:rsidR="005C2739">
          <w:rPr>
            <w:rFonts w:ascii="Arial" w:hAnsi="Arial" w:cs="Arial"/>
            <w:color w:val="000000"/>
          </w:rPr>
          <w:t xml:space="preserve"> and spec as we change</w:t>
        </w:r>
      </w:ins>
      <w:ins w:author="Claudia Robles Hellin" w:date="2020-11-26T11:38:00Z" w:id="265">
        <w:del w:author="Robles Hellin, Claudia" w:date="2020-12-18T11:49:00Z" w:id="266">
          <w:r w:rsidDel="005C2739" w:rsidR="00EB5A12">
            <w:rPr>
              <w:rFonts w:ascii="Arial" w:hAnsi="Arial" w:cs="Arial"/>
              <w:color w:val="000000"/>
            </w:rPr>
            <w:delText xml:space="preserve"> exa</w:delText>
          </w:r>
        </w:del>
      </w:ins>
      <w:ins w:author="Claudia Robles Hellin" w:date="2020-11-26T11:39:00Z" w:id="267">
        <w:del w:author="Robles Hellin, Claudia" w:date="2020-12-18T11:49:00Z" w:id="268">
          <w:r w:rsidDel="005C2739" w:rsidR="00EB5A12">
            <w:rPr>
              <w:rFonts w:ascii="Arial" w:hAnsi="Arial" w:cs="Arial"/>
              <w:color w:val="000000"/>
            </w:rPr>
            <w:delText>mples of</w:delText>
          </w:r>
        </w:del>
        <w:r w:rsidR="00EB5A12">
          <w:rPr>
            <w:rFonts w:ascii="Arial" w:hAnsi="Arial" w:cs="Arial"/>
            <w:color w:val="000000"/>
          </w:rPr>
          <w:t xml:space="preserve"> cut-off</w:t>
        </w:r>
      </w:ins>
    </w:p>
    <w:p w:rsidRPr="00916B26" w:rsidR="00CC36F6" w:rsidRDefault="007E5DB8" w14:paraId="411426D8" w14:textId="77777777">
      <w:pPr>
        <w:spacing w:before="200"/>
        <w:jc w:val="both"/>
        <w:rPr>
          <w:rFonts w:ascii="Arial" w:hAnsi="Arial" w:eastAsia="Arial" w:cs="Arial"/>
          <w:i/>
        </w:rPr>
      </w:pPr>
      <w:r w:rsidRPr="00916B26">
        <w:rPr>
          <w:rFonts w:ascii="Arial" w:hAnsi="Arial" w:eastAsia="Arial" w:cs="Arial"/>
          <w:i/>
        </w:rPr>
        <w:t>Predictive values</w:t>
      </w:r>
    </w:p>
    <w:p w:rsidR="00EA3E4E" w:rsidRDefault="00EA3E4E" w14:paraId="127DB966" w14:textId="77777777">
      <w:pPr>
        <w:spacing w:before="200"/>
        <w:jc w:val="both"/>
        <w:rPr>
          <w:ins w:author="de Sanjose, Silvia" w:date="2020-12-17T20:05:00Z" w:id="269"/>
          <w:rFonts w:ascii="Arial" w:hAnsi="Arial" w:eastAsia="Arial" w:cs="Arial"/>
        </w:rPr>
      </w:pPr>
      <w:ins w:author="de Sanjose, Silvia" w:date="2020-12-17T19:59:00Z" w:id="270">
        <w:r>
          <w:rPr>
            <w:rFonts w:ascii="Arial" w:hAnsi="Arial" w:eastAsia="Arial" w:cs="Arial"/>
          </w:rPr>
          <w:lastRenderedPageBreak/>
          <w:t>Clinicians are generall</w:t>
        </w:r>
      </w:ins>
      <w:ins w:author="de Sanjose, Silvia" w:date="2020-12-17T20:04:00Z" w:id="271">
        <w:r>
          <w:rPr>
            <w:rFonts w:ascii="Arial" w:hAnsi="Arial" w:eastAsia="Arial" w:cs="Arial"/>
          </w:rPr>
          <w:t>y</w:t>
        </w:r>
      </w:ins>
      <w:ins w:author="de Sanjose, Silvia" w:date="2020-12-17T19:59:00Z" w:id="272">
        <w:r>
          <w:rPr>
            <w:rFonts w:ascii="Arial" w:hAnsi="Arial" w:eastAsia="Arial" w:cs="Arial"/>
          </w:rPr>
          <w:t xml:space="preserve"> more interes</w:t>
        </w:r>
      </w:ins>
      <w:ins w:author="de Sanjose, Silvia" w:date="2020-12-17T20:00:00Z" w:id="273">
        <w:r>
          <w:rPr>
            <w:rFonts w:ascii="Arial" w:hAnsi="Arial" w:eastAsia="Arial" w:cs="Arial"/>
          </w:rPr>
          <w:t xml:space="preserve">ted in the prediction of disease or its absence based on the results of the test being applied.  Form </w:t>
        </w:r>
        <w:proofErr w:type="gramStart"/>
        <w:r>
          <w:rPr>
            <w:rFonts w:ascii="Arial" w:hAnsi="Arial" w:eastAsia="Arial" w:cs="Arial"/>
          </w:rPr>
          <w:t>the  2</w:t>
        </w:r>
        <w:proofErr w:type="gramEnd"/>
        <w:r>
          <w:rPr>
            <w:rFonts w:ascii="Arial" w:hAnsi="Arial" w:eastAsia="Arial" w:cs="Arial"/>
          </w:rPr>
          <w:t xml:space="preserve"> by 2 table</w:t>
        </w:r>
      </w:ins>
      <w:ins w:author="de Sanjose, Silvia" w:date="2020-12-17T20:04:00Z" w:id="274">
        <w:r>
          <w:rPr>
            <w:rFonts w:ascii="Arial" w:hAnsi="Arial" w:eastAsia="Arial" w:cs="Arial"/>
          </w:rPr>
          <w:t xml:space="preserve"> (Fig x)</w:t>
        </w:r>
      </w:ins>
      <w:ins w:author="de Sanjose, Silvia" w:date="2020-12-17T20:00:00Z" w:id="275">
        <w:r>
          <w:rPr>
            <w:rFonts w:ascii="Arial" w:hAnsi="Arial" w:eastAsia="Arial" w:cs="Arial"/>
          </w:rPr>
          <w:t xml:space="preserve">, </w:t>
        </w:r>
      </w:ins>
      <w:del w:author="de Sanjose, Silvia" w:date="2020-12-17T20:00:00Z" w:id="276">
        <w:r w:rsidRPr="00916B26" w:rsidDel="00EA3E4E" w:rsidR="007E5DB8">
          <w:rPr>
            <w:rFonts w:ascii="Arial" w:hAnsi="Arial" w:eastAsia="Arial" w:cs="Arial"/>
          </w:rPr>
          <w:delText>P</w:delText>
        </w:r>
      </w:del>
      <w:ins w:author="de Sanjose, Silvia" w:date="2020-12-17T20:00:00Z" w:id="277">
        <w:r>
          <w:rPr>
            <w:rFonts w:ascii="Arial" w:hAnsi="Arial" w:eastAsia="Arial" w:cs="Arial"/>
          </w:rPr>
          <w:t>we can compute these predictive values</w:t>
        </w:r>
      </w:ins>
      <w:ins w:author="de Sanjose, Silvia" w:date="2020-12-17T20:01:00Z" w:id="278">
        <w:r>
          <w:rPr>
            <w:rFonts w:ascii="Arial" w:hAnsi="Arial" w:eastAsia="Arial" w:cs="Arial"/>
          </w:rPr>
          <w:t xml:space="preserve">. </w:t>
        </w:r>
      </w:ins>
    </w:p>
    <w:p w:rsidR="00EA3E4E" w:rsidRDefault="00EA3E4E" w14:paraId="7BD07F9D" w14:textId="77777777">
      <w:pPr>
        <w:spacing w:before="200"/>
        <w:jc w:val="both"/>
        <w:rPr>
          <w:ins w:author="de Sanjose, Silvia" w:date="2020-12-17T20:05:00Z" w:id="279"/>
          <w:rFonts w:ascii="Arial" w:hAnsi="Arial" w:eastAsia="Arial" w:cs="Arial"/>
        </w:rPr>
      </w:pPr>
    </w:p>
    <w:p w:rsidRPr="00916B26" w:rsidR="00CC36F6" w:rsidRDefault="00EA3E4E" w14:paraId="3D230483" w14:textId="7C3E4456">
      <w:pPr>
        <w:spacing w:before="200"/>
        <w:jc w:val="both"/>
        <w:rPr>
          <w:rFonts w:ascii="Arial" w:hAnsi="Arial" w:eastAsia="Arial" w:cs="Arial"/>
        </w:rPr>
      </w:pPr>
      <w:ins w:author="de Sanjose, Silvia" w:date="2020-12-17T20:01:00Z" w:id="280">
        <w:r>
          <w:rPr>
            <w:rFonts w:ascii="Arial" w:hAnsi="Arial" w:eastAsia="Arial" w:cs="Arial"/>
          </w:rPr>
          <w:t>P</w:t>
        </w:r>
      </w:ins>
      <w:r w:rsidRPr="00916B26" w:rsidR="007E5DB8">
        <w:rPr>
          <w:rFonts w:ascii="Arial" w:hAnsi="Arial" w:eastAsia="Arial" w:cs="Arial"/>
        </w:rPr>
        <w:t>redictive values denote probabilities of disease given a certain test result, or what is the same, the probability that the test gives the correct diagnosis</w:t>
      </w:r>
      <w:r w:rsidR="00CF020E">
        <w:rPr>
          <w:rFonts w:ascii="Arial" w:hAnsi="Arial" w:eastAsia="Arial" w:cs="Arial"/>
        </w:rPr>
        <w:fldChar w:fldCharType="begin"/>
      </w:r>
      <w:r w:rsidR="00FB6E81">
        <w:rPr>
          <w:rFonts w:ascii="Arial" w:hAnsi="Arial" w:eastAsia="Arial" w:cs="Arial"/>
        </w:rPr>
        <w:instrText xml:space="preserve"> ADDIN ZOTERO_ITEM CSL_CITATION {"citationID":"ALuU7mbV","properties":{"formattedCitation":"(15)","plainCitation":"(15)","noteIndex":0},"citationItems":[{"id":"a5lc9phV/4JXwm8NI","uris":["http://zotero.org/users/1513738/items/CNSKVSML"],"uri":["http://zotero.org/users/1513738/items/CNSKVSML"],"itemData":{"id":2974,"type":"article-journal","container-title":"BMJ (Clinical research ed.)","DOI":"10.1136/bmj.309.6947.102","ISSN":"0959-8138","issue":"6947","journalAbbreviation":"BMJ","language":"eng","note":"PMID: 8038641\nPMCID: PMC2540558","page":"102","source":"PubMed","title":"Diagnostic tests 2: Predictive values","title-short":"Diagnostic tests 2","volume":"309","author":[{"family":"Altman","given":"D. G."},{"family":"Bland","given":"J. M."}],"issued":{"date-parts":[["1994",7,9]]}}}],"schema":"https://github.com/citation-style-language/schema/raw/master/csl-citation.json"} </w:instrText>
      </w:r>
      <w:r w:rsidR="00CF020E">
        <w:rPr>
          <w:rFonts w:ascii="Arial" w:hAnsi="Arial" w:eastAsia="Arial" w:cs="Arial"/>
        </w:rPr>
        <w:fldChar w:fldCharType="separate"/>
      </w:r>
      <w:r w:rsidRPr="00FB6E81" w:rsidR="00FB6E81">
        <w:rPr>
          <w:rFonts w:ascii="Arial" w:hAnsi="Arial" w:cs="Arial"/>
        </w:rPr>
        <w:t>(15)</w:t>
      </w:r>
      <w:r w:rsidR="00CF020E">
        <w:rPr>
          <w:rFonts w:ascii="Arial" w:hAnsi="Arial" w:eastAsia="Arial" w:cs="Arial"/>
        </w:rPr>
        <w:fldChar w:fldCharType="end"/>
      </w:r>
      <w:r w:rsidRPr="00916B26" w:rsidR="007E5DB8">
        <w:rPr>
          <w:rFonts w:ascii="Arial" w:hAnsi="Arial" w:eastAsia="Arial" w:cs="Arial"/>
        </w:rPr>
        <w:t>:</w:t>
      </w:r>
    </w:p>
    <w:p w:rsidR="00CF020E" w:rsidP="00CF020E" w:rsidRDefault="007E5DB8" w14:paraId="0370D97B" w14:textId="77777777">
      <w:pPr>
        <w:numPr>
          <w:ilvl w:val="0"/>
          <w:numId w:val="8"/>
        </w:numPr>
        <w:jc w:val="both"/>
        <w:rPr>
          <w:rFonts w:ascii="Arial" w:hAnsi="Arial" w:eastAsia="Arial" w:cs="Arial"/>
        </w:rPr>
      </w:pPr>
      <w:r w:rsidRPr="00916B26">
        <w:rPr>
          <w:rFonts w:ascii="Arial" w:hAnsi="Arial" w:eastAsia="Arial" w:cs="Arial"/>
        </w:rPr>
        <w:t xml:space="preserve">The PPV is the probability of presence of disease when the test </w:t>
      </w:r>
      <w:commentRangeStart w:id="281"/>
      <w:r w:rsidRPr="00916B26">
        <w:rPr>
          <w:rFonts w:ascii="Arial" w:hAnsi="Arial" w:eastAsia="Arial" w:cs="Arial"/>
        </w:rPr>
        <w:t>is positive, which is to say, the proportion of patients with a positive test result that are correctly diagnosed.</w:t>
      </w:r>
      <w:commentRangeEnd w:id="281"/>
      <w:r w:rsidR="000B7DB7">
        <w:rPr>
          <w:rStyle w:val="CommentReference"/>
        </w:rPr>
        <w:commentReference w:id="281"/>
      </w:r>
    </w:p>
    <w:p w:rsidRPr="00CF020E" w:rsidR="00CF020E" w:rsidP="00CF020E" w:rsidRDefault="00CF020E" w14:paraId="1B53E687" w14:textId="77777777">
      <w:pPr>
        <w:spacing w:before="200"/>
        <w:jc w:val="center"/>
        <w:rPr>
          <w:rFonts w:ascii="Arial" w:hAnsi="Arial" w:cs="Arial"/>
          <w:color w:val="000000"/>
        </w:rPr>
      </w:pPr>
      <w:r w:rsidRPr="00CF020E">
        <w:rPr>
          <w:rFonts w:ascii="Arial" w:hAnsi="Arial" w:cs="Arial"/>
          <w:color w:val="000000"/>
        </w:rPr>
        <w:t>PPV =TP / (TP+FP)</w:t>
      </w:r>
    </w:p>
    <w:p w:rsidRPr="00916B26" w:rsidR="00CC36F6" w:rsidRDefault="007E5DB8" w14:paraId="7CBF8E46" w14:textId="77777777">
      <w:pPr>
        <w:numPr>
          <w:ilvl w:val="0"/>
          <w:numId w:val="8"/>
        </w:numPr>
        <w:jc w:val="both"/>
        <w:rPr>
          <w:rFonts w:ascii="Arial" w:hAnsi="Arial" w:eastAsia="Arial" w:cs="Arial"/>
        </w:rPr>
      </w:pPr>
      <w:r w:rsidRPr="00916B26">
        <w:rPr>
          <w:rFonts w:ascii="Arial" w:hAnsi="Arial" w:eastAsia="Arial" w:cs="Arial"/>
        </w:rPr>
        <w:t xml:space="preserve">The NPV is the probability of absence of disease when the test is negative, the proportion of patients with a negative test result that are not ill. </w:t>
      </w:r>
      <w:r w:rsidRPr="00916B26">
        <w:rPr>
          <w:rFonts w:ascii="Arial" w:hAnsi="Arial" w:eastAsia="Arial" w:cs="Arial"/>
        </w:rPr>
        <w:tab/>
      </w:r>
    </w:p>
    <w:p w:rsidR="00CF020E" w:rsidP="00CF020E" w:rsidRDefault="00CF020E" w14:paraId="5BC20D56" w14:textId="77777777">
      <w:pPr>
        <w:spacing w:before="200"/>
        <w:jc w:val="center"/>
        <w:rPr>
          <w:rFonts w:ascii="Arial" w:hAnsi="Arial" w:eastAsia="Arial" w:cs="Arial"/>
        </w:rPr>
      </w:pPr>
      <w:r>
        <w:rPr>
          <w:rFonts w:ascii="Arial" w:hAnsi="Arial" w:cs="Arial"/>
          <w:color w:val="000000"/>
        </w:rPr>
        <w:t>NPV =TN / (TN+FN)</w:t>
      </w:r>
    </w:p>
    <w:p w:rsidR="00EA3E4E" w:rsidRDefault="00EA3E4E" w14:paraId="5E67FE8E" w14:textId="77777777">
      <w:pPr>
        <w:spacing w:before="200"/>
        <w:jc w:val="both"/>
        <w:rPr>
          <w:ins w:author="de Sanjose, Silvia" w:date="2020-12-17T20:05:00Z" w:id="282"/>
          <w:rFonts w:ascii="Arial" w:hAnsi="Arial" w:eastAsia="Arial" w:cs="Arial"/>
        </w:rPr>
      </w:pPr>
    </w:p>
    <w:p w:rsidR="00EA3E4E" w:rsidRDefault="007E5DB8" w14:paraId="6AE4EC95" w14:textId="0A167294">
      <w:pPr>
        <w:spacing w:before="200"/>
        <w:jc w:val="both"/>
        <w:rPr>
          <w:ins w:author="de Sanjose, Silvia" w:date="2020-12-17T20:07:00Z" w:id="283"/>
          <w:rFonts w:ascii="Arial" w:hAnsi="Arial" w:eastAsia="Arial" w:cs="Arial"/>
        </w:rPr>
      </w:pPr>
      <w:commentRangeStart w:id="284"/>
      <w:r w:rsidRPr="00916B26">
        <w:rPr>
          <w:rFonts w:ascii="Arial" w:hAnsi="Arial" w:eastAsia="Arial" w:cs="Arial"/>
        </w:rPr>
        <w:t xml:space="preserve">Predictive values are </w:t>
      </w:r>
      <w:del w:author="de Sanjose, Silvia" w:date="2020-12-17T20:01:00Z" w:id="285">
        <w:r w:rsidRPr="00916B26" w:rsidDel="00EA3E4E">
          <w:rPr>
            <w:rFonts w:ascii="Arial" w:hAnsi="Arial" w:eastAsia="Arial" w:cs="Arial"/>
          </w:rPr>
          <w:delText xml:space="preserve">extensively known to be </w:delText>
        </w:r>
      </w:del>
      <w:r w:rsidRPr="00916B26">
        <w:rPr>
          <w:rFonts w:ascii="Arial" w:hAnsi="Arial" w:eastAsia="Arial" w:cs="Arial"/>
        </w:rPr>
        <w:t>affected by disease prevalence</w:t>
      </w:r>
      <w:ins w:author="de Sanjose, Silvia" w:date="2020-12-17T20:01:00Z" w:id="286">
        <w:r w:rsidR="00EA3E4E">
          <w:rPr>
            <w:rFonts w:ascii="Arial" w:hAnsi="Arial" w:eastAsia="Arial" w:cs="Arial"/>
          </w:rPr>
          <w:t xml:space="preserve"> or disease setting</w:t>
        </w:r>
      </w:ins>
      <w:ins w:author="de Sanjose, Silvia" w:date="2020-12-17T20:05:00Z" w:id="287">
        <w:r w:rsidR="00EA3E4E">
          <w:rPr>
            <w:rFonts w:ascii="Arial" w:hAnsi="Arial" w:eastAsia="Arial" w:cs="Arial"/>
          </w:rPr>
          <w:t>. The same test characteristics of sensitivity an</w:t>
        </w:r>
      </w:ins>
      <w:ins w:author="de Sanjose, Silvia" w:date="2020-12-17T20:06:00Z" w:id="288">
        <w:r w:rsidR="00EA3E4E">
          <w:rPr>
            <w:rFonts w:ascii="Arial" w:hAnsi="Arial" w:eastAsia="Arial" w:cs="Arial"/>
          </w:rPr>
          <w:t xml:space="preserve">d specificity may provide different predictive values when applied in the general population with low burden of disease when compared to a </w:t>
        </w:r>
      </w:ins>
      <w:ins w:author="de Sanjose, Silvia" w:date="2020-12-17T20:46:00Z" w:id="289">
        <w:r w:rsidR="004E56F5">
          <w:rPr>
            <w:rFonts w:ascii="Arial" w:hAnsi="Arial" w:eastAsia="Arial" w:cs="Arial"/>
          </w:rPr>
          <w:t>referral</w:t>
        </w:r>
      </w:ins>
      <w:ins w:author="de Sanjose, Silvia" w:date="2020-12-17T20:06:00Z" w:id="290">
        <w:r w:rsidR="00EA3E4E">
          <w:rPr>
            <w:rFonts w:ascii="Arial" w:hAnsi="Arial" w:eastAsia="Arial" w:cs="Arial"/>
          </w:rPr>
          <w:t xml:space="preserve"> colposcopy clinic where disease is expe</w:t>
        </w:r>
      </w:ins>
      <w:ins w:author="de Sanjose, Silvia" w:date="2020-12-17T20:07:00Z" w:id="291">
        <w:r w:rsidR="00EA3E4E">
          <w:rPr>
            <w:rFonts w:ascii="Arial" w:hAnsi="Arial" w:eastAsia="Arial" w:cs="Arial"/>
          </w:rPr>
          <w:t>cted to be high.</w:t>
        </w:r>
      </w:ins>
      <w:del w:author="de Sanjose, Silvia" w:date="2020-12-17T20:07:00Z" w:id="292">
        <w:r w:rsidRPr="00916B26" w:rsidDel="00EA3E4E">
          <w:rPr>
            <w:rFonts w:ascii="Arial" w:hAnsi="Arial" w:eastAsia="Arial" w:cs="Arial"/>
          </w:rPr>
          <w:delText>:</w:delText>
        </w:r>
      </w:del>
    </w:p>
    <w:p w:rsidR="00EA3E4E" w:rsidRDefault="00EA3E4E" w14:paraId="5C76BC71" w14:textId="52281BDB">
      <w:pPr>
        <w:spacing w:before="200"/>
        <w:jc w:val="both"/>
        <w:rPr>
          <w:ins w:author="de Sanjose, Silvia" w:date="2020-12-17T20:08:00Z" w:id="293"/>
          <w:rFonts w:ascii="Arial" w:hAnsi="Arial" w:eastAsia="Arial" w:cs="Arial"/>
        </w:rPr>
      </w:pPr>
      <w:ins w:author="de Sanjose, Silvia" w:date="2020-12-17T20:07:00Z" w:id="294">
        <w:r>
          <w:rPr>
            <w:rFonts w:ascii="Arial" w:hAnsi="Arial" w:eastAsia="Arial" w:cs="Arial"/>
          </w:rPr>
          <w:t>The</w:t>
        </w:r>
      </w:ins>
      <w:r w:rsidRPr="00916B26" w:rsidR="007E5DB8">
        <w:rPr>
          <w:rFonts w:ascii="Arial" w:hAnsi="Arial" w:eastAsia="Arial" w:cs="Arial"/>
        </w:rPr>
        <w:t xml:space="preserve"> PPV </w:t>
      </w:r>
      <w:ins w:author="de Sanjose, Silvia" w:date="2020-12-17T20:07:00Z" w:id="295">
        <w:r>
          <w:rPr>
            <w:rFonts w:ascii="Arial" w:hAnsi="Arial" w:eastAsia="Arial" w:cs="Arial"/>
          </w:rPr>
          <w:t xml:space="preserve">of a test </w:t>
        </w:r>
      </w:ins>
      <w:r w:rsidRPr="00916B26" w:rsidR="007E5DB8">
        <w:rPr>
          <w:rFonts w:ascii="Arial" w:hAnsi="Arial" w:eastAsia="Arial" w:cs="Arial"/>
        </w:rPr>
        <w:t xml:space="preserve">increases </w:t>
      </w:r>
      <w:del w:author="de Sanjose, Silvia" w:date="2020-12-17T20:07:00Z" w:id="296">
        <w:r w:rsidRPr="00916B26" w:rsidDel="00EA3E4E" w:rsidR="007E5DB8">
          <w:rPr>
            <w:rFonts w:ascii="Arial" w:hAnsi="Arial" w:eastAsia="Arial" w:cs="Arial"/>
          </w:rPr>
          <w:delText>while NPV decreases with</w:delText>
        </w:r>
      </w:del>
      <w:r w:rsidRPr="00916B26" w:rsidR="007E5DB8">
        <w:rPr>
          <w:rFonts w:ascii="Arial" w:hAnsi="Arial" w:eastAsia="Arial" w:cs="Arial"/>
        </w:rPr>
        <w:t xml:space="preserve"> </w:t>
      </w:r>
      <w:ins w:author="de Sanjose, Silvia" w:date="2020-12-17T20:07:00Z" w:id="297">
        <w:r>
          <w:rPr>
            <w:rFonts w:ascii="Arial" w:hAnsi="Arial" w:eastAsia="Arial" w:cs="Arial"/>
          </w:rPr>
          <w:t xml:space="preserve">with </w:t>
        </w:r>
      </w:ins>
      <w:del w:author="de Sanjose, Silvia" w:date="2020-12-17T20:07:00Z" w:id="298">
        <w:r w:rsidRPr="00916B26" w:rsidDel="00EA3E4E" w:rsidR="007E5DB8">
          <w:rPr>
            <w:rFonts w:ascii="Arial" w:hAnsi="Arial" w:eastAsia="Arial" w:cs="Arial"/>
          </w:rPr>
          <w:delText>higher</w:delText>
        </w:r>
      </w:del>
      <w:proofErr w:type="gramStart"/>
      <w:ins w:author="de Sanjose, Silvia" w:date="2020-12-17T20:07:00Z" w:id="299">
        <w:r>
          <w:rPr>
            <w:rFonts w:ascii="Arial" w:hAnsi="Arial" w:eastAsia="Arial" w:cs="Arial"/>
          </w:rPr>
          <w:t xml:space="preserve">increasing </w:t>
        </w:r>
      </w:ins>
      <w:r w:rsidRPr="00916B26" w:rsidR="007E5DB8">
        <w:rPr>
          <w:rFonts w:ascii="Arial" w:hAnsi="Arial" w:eastAsia="Arial" w:cs="Arial"/>
        </w:rPr>
        <w:t xml:space="preserve"> prevalence</w:t>
      </w:r>
      <w:proofErr w:type="gramEnd"/>
      <w:r w:rsidRPr="00916B26" w:rsidR="007E5DB8">
        <w:rPr>
          <w:rFonts w:ascii="Arial" w:hAnsi="Arial" w:eastAsia="Arial" w:cs="Arial"/>
        </w:rPr>
        <w:t xml:space="preserve"> </w:t>
      </w:r>
    </w:p>
    <w:p w:rsidR="00EA3E4E" w:rsidRDefault="00EA3E4E" w14:paraId="61741789" w14:textId="138D069B">
      <w:pPr>
        <w:spacing w:before="200"/>
        <w:jc w:val="both"/>
        <w:rPr>
          <w:ins w:author="de Sanjose, Silvia" w:date="2020-12-17T20:08:00Z" w:id="300"/>
          <w:rFonts w:ascii="Arial" w:hAnsi="Arial" w:eastAsia="Arial" w:cs="Arial"/>
        </w:rPr>
      </w:pPr>
      <w:ins w:author="de Sanjose, Silvia" w:date="2020-12-17T20:08:00Z" w:id="301">
        <w:r>
          <w:rPr>
            <w:rFonts w:ascii="Arial" w:hAnsi="Arial" w:eastAsia="Arial" w:cs="Arial"/>
          </w:rPr>
          <w:t>The NPV decreases with increasing prevalence</w:t>
        </w:r>
      </w:ins>
    </w:p>
    <w:p w:rsidR="00BC33A2" w:rsidRDefault="007E5DB8" w14:paraId="4B8FAF97" w14:textId="77777777">
      <w:pPr>
        <w:spacing w:before="200"/>
        <w:jc w:val="both"/>
        <w:rPr>
          <w:ins w:author="de Sanjose, Silvia" w:date="2020-12-17T20:13:00Z" w:id="302"/>
          <w:rFonts w:ascii="Arial" w:hAnsi="Arial" w:eastAsia="Arial" w:cs="Arial"/>
        </w:rPr>
      </w:pPr>
      <w:del w:author="de Sanjose, Silvia" w:date="2020-12-17T20:12:00Z" w:id="303">
        <w:r w:rsidRPr="00916B26" w:rsidDel="00BC33A2">
          <w:rPr>
            <w:rFonts w:ascii="Arial" w:hAnsi="Arial" w:eastAsia="Arial" w:cs="Arial"/>
          </w:rPr>
          <w:delText>in the population, and both increase when we evaluate patients with more severe disease</w:delText>
        </w:r>
        <w:r w:rsidDel="00BC33A2" w:rsidR="00CF020E">
          <w:rPr>
            <w:rFonts w:ascii="Arial" w:hAnsi="Arial" w:eastAsia="Arial" w:cs="Arial"/>
          </w:rPr>
          <w:delText xml:space="preserve"> </w:delText>
        </w:r>
        <w:r w:rsidDel="00BC33A2" w:rsidR="00CF020E">
          <w:rPr>
            <w:rFonts w:ascii="Arial" w:hAnsi="Arial" w:eastAsia="Arial" w:cs="Arial"/>
          </w:rPr>
          <w:fldChar w:fldCharType="begin"/>
        </w:r>
        <w:r w:rsidDel="00BC33A2" w:rsidR="00FB6E81">
          <w:rPr>
            <w:rFonts w:ascii="Arial" w:hAnsi="Arial" w:eastAsia="Arial" w:cs="Arial"/>
          </w:rPr>
          <w:delInstrText xml:space="preserve"> ADDIN ZOTERO_ITEM CSL_CITATION {"citationID":"s1x9XcnQ","properties":{"formattedCitation":"(16)","plainCitation":"(16)","noteIndex":0},"citationItems":[{"id":"a5lc9phV/GB3crR9o","uris":["http://zotero.org/users/1513738/items/844UJLE4"],"uri":["http://zotero.org/users/1513738/items/844UJLE4"],"itemData":{"id":2980,"type":"article-journal","abstract":"The sensitivity, specificity and likelihood ratios of binary diagnostic tests are often thought of as being independent of disease prevalence. Empirical studies, however, have frequently revealed substantial variation of these measures for the same diagnostic test in different populations. One reason for this discrepancy is related to the fact that only few diagnostic tests are inherently dichotomous. The majority of tests are based on categorization of individuals according to one or several underlying continuous traits. For these tests, the magnitude of diagnostic misclassification depends not only on the magnitude of the measurement or perception error of the underlying trait(s), but also on the distribution of the underlying trait(s) in the population relative to the diagnostic cutpoint. Since this distribution also determines prevalence of the disease in the population, diagnostic misclassification and disease prevalence are related for this type of test. We assess the variation of various measures of validity of diagnostic tests with disease prevalence for simple models of the distribution of the underlying trait(s) and the measurement or perception error. We illustrate that variation with disease prevalence is typically strong for sensitivity and specificity, and even more so for the likelihood ratios. Although positive and negative predictive values also strongly vary with disease prevalence, this variation is usually less pronounced than one would expect if sensitivity and specificity were independent of disease prevalence.","container-title":"Statistics in Medicine","DOI":"10.1002/(sici)1097-0258(19970515)16:9&lt;981::aid-sim510&gt;3.0.co;2-n","ISSN":"0277-6715","issue":"9","journalAbbreviation":"Stat Med","language":"eng","note":"PMID: 9160493","page":"981-991","source":"PubMed","title":"Variation of sensitivity, specificity, likelihood ratios and predictive values with disease prevalence","volume":"16","author":[{"family":"Brenner","given":"H."},{"family":"Gefeller","given":"O."}],"issued":{"date-parts":[["1997",5,15]]}}}],"schema":"https://github.com/citation-style-language/schema/raw/master/csl-citation.json"} </w:delInstrText>
        </w:r>
        <w:r w:rsidDel="00BC33A2" w:rsidR="00CF020E">
          <w:rPr>
            <w:rFonts w:ascii="Arial" w:hAnsi="Arial" w:eastAsia="Arial" w:cs="Arial"/>
          </w:rPr>
          <w:fldChar w:fldCharType="separate"/>
        </w:r>
        <w:r w:rsidRPr="00FB6E81" w:rsidDel="00BC33A2" w:rsidR="00FB6E81">
          <w:rPr>
            <w:rFonts w:ascii="Arial" w:hAnsi="Arial" w:cs="Arial"/>
          </w:rPr>
          <w:delText>(16)</w:delText>
        </w:r>
        <w:r w:rsidDel="00BC33A2" w:rsidR="00CF020E">
          <w:rPr>
            <w:rFonts w:ascii="Arial" w:hAnsi="Arial" w:eastAsia="Arial" w:cs="Arial"/>
          </w:rPr>
          <w:fldChar w:fldCharType="end"/>
        </w:r>
      </w:del>
      <w:r w:rsidRPr="00916B26">
        <w:rPr>
          <w:rFonts w:ascii="Arial" w:hAnsi="Arial" w:eastAsia="Arial" w:cs="Arial"/>
        </w:rPr>
        <w:t xml:space="preserve">. </w:t>
      </w:r>
      <w:commentRangeEnd w:id="284"/>
      <w:r w:rsidR="00F05BAC">
        <w:rPr>
          <w:rStyle w:val="CommentReference"/>
        </w:rPr>
        <w:commentReference w:id="284"/>
      </w:r>
      <w:ins w:author="de Sanjose, Silvia" w:date="2020-12-17T20:13:00Z" w:id="304">
        <w:r w:rsidRPr="00916B26" w:rsidDel="00BC33A2" w:rsidR="00BC33A2">
          <w:rPr>
            <w:rFonts w:ascii="Arial" w:hAnsi="Arial" w:eastAsia="Arial" w:cs="Arial"/>
          </w:rPr>
          <w:t xml:space="preserve"> </w:t>
        </w:r>
      </w:ins>
      <w:del w:author="de Sanjose, Silvia" w:date="2020-12-17T20:13:00Z" w:id="305">
        <w:r w:rsidRPr="00916B26" w:rsidDel="00BC33A2">
          <w:rPr>
            <w:rFonts w:ascii="Arial" w:hAnsi="Arial" w:eastAsia="Arial" w:cs="Arial"/>
          </w:rPr>
          <w:delText xml:space="preserve">Therefore, the PPV and NPV from one study </w:delText>
        </w:r>
      </w:del>
      <w:del w:author="de Sanjose, Silvia" w:date="2020-12-17T20:12:00Z" w:id="306">
        <w:r w:rsidRPr="00916B26" w:rsidDel="00BC33A2">
          <w:rPr>
            <w:rFonts w:ascii="Arial" w:hAnsi="Arial" w:eastAsia="Arial" w:cs="Arial"/>
          </w:rPr>
          <w:delText>should not be transferred to other settings</w:delText>
        </w:r>
      </w:del>
      <w:del w:author="de Sanjose, Silvia" w:date="2020-12-17T20:13:00Z" w:id="307">
        <w:r w:rsidRPr="00916B26" w:rsidDel="00BC33A2">
          <w:rPr>
            <w:rFonts w:ascii="Arial" w:hAnsi="Arial" w:eastAsia="Arial" w:cs="Arial"/>
          </w:rPr>
          <w:delText xml:space="preserve"> with different prevalence of disea</w:delText>
        </w:r>
      </w:del>
    </w:p>
    <w:p w:rsidR="004E56F5" w:rsidRDefault="007E5DB8" w14:paraId="6D42380C" w14:textId="77777777">
      <w:pPr>
        <w:spacing w:before="200"/>
        <w:jc w:val="both"/>
        <w:rPr>
          <w:ins w:author="de Sanjose, Silvia" w:date="2020-12-17T20:48:00Z" w:id="308"/>
          <w:rFonts w:ascii="Arial" w:hAnsi="Arial" w:eastAsia="Arial" w:cs="Arial"/>
        </w:rPr>
      </w:pPr>
      <w:del w:author="de Sanjose, Silvia" w:date="2020-12-17T20:13:00Z" w:id="309">
        <w:r w:rsidRPr="00916B26" w:rsidDel="00BC33A2">
          <w:rPr>
            <w:rFonts w:ascii="Arial" w:hAnsi="Arial" w:eastAsia="Arial" w:cs="Arial"/>
          </w:rPr>
          <w:delText>se.</w:delText>
        </w:r>
      </w:del>
      <w:r w:rsidRPr="00916B26">
        <w:rPr>
          <w:rFonts w:ascii="Arial" w:hAnsi="Arial" w:eastAsia="Arial" w:cs="Arial"/>
        </w:rPr>
        <w:t xml:space="preserve"> </w:t>
      </w:r>
      <w:commentRangeStart w:id="310"/>
      <w:proofErr w:type="gramStart"/>
      <w:r w:rsidRPr="00916B26">
        <w:rPr>
          <w:rFonts w:ascii="Arial" w:hAnsi="Arial" w:eastAsia="Arial" w:cs="Arial"/>
        </w:rPr>
        <w:t>Se</w:t>
      </w:r>
      <w:ins w:author="de Sanjose, Silvia" w:date="2020-12-17T20:13:00Z" w:id="311">
        <w:r w:rsidR="00BC33A2">
          <w:rPr>
            <w:rFonts w:ascii="Arial" w:hAnsi="Arial" w:eastAsia="Arial" w:cs="Arial"/>
          </w:rPr>
          <w:t xml:space="preserve">nsitivity </w:t>
        </w:r>
      </w:ins>
      <w:r w:rsidRPr="00916B26">
        <w:rPr>
          <w:rFonts w:ascii="Arial" w:hAnsi="Arial" w:eastAsia="Arial" w:cs="Arial"/>
        </w:rPr>
        <w:t xml:space="preserve"> and</w:t>
      </w:r>
      <w:proofErr w:type="gramEnd"/>
      <w:r w:rsidRPr="00916B26">
        <w:rPr>
          <w:rFonts w:ascii="Arial" w:hAnsi="Arial" w:eastAsia="Arial" w:cs="Arial"/>
        </w:rPr>
        <w:t xml:space="preserve"> Sp</w:t>
      </w:r>
      <w:ins w:author="de Sanjose, Silvia" w:date="2020-12-17T20:13:00Z" w:id="312">
        <w:r w:rsidR="00BC33A2">
          <w:rPr>
            <w:rFonts w:ascii="Arial" w:hAnsi="Arial" w:eastAsia="Arial" w:cs="Arial"/>
          </w:rPr>
          <w:t>ecificity</w:t>
        </w:r>
      </w:ins>
      <w:r w:rsidRPr="00916B26">
        <w:rPr>
          <w:rFonts w:ascii="Arial" w:hAnsi="Arial" w:eastAsia="Arial" w:cs="Arial"/>
        </w:rPr>
        <w:t xml:space="preserve"> have been traditionally regarded as constant benchmarks of test performance and they are frequently used to compare the diagnostic value of different tests. Nevertheless, </w:t>
      </w:r>
      <w:ins w:author="de Sanjose, Silvia" w:date="2020-12-17T20:42:00Z" w:id="313">
        <w:r w:rsidRPr="00916B26" w:rsidR="00006F33">
          <w:rPr>
            <w:rFonts w:ascii="Arial" w:hAnsi="Arial" w:eastAsia="Arial" w:cs="Arial"/>
          </w:rPr>
          <w:t>Se</w:t>
        </w:r>
        <w:r w:rsidR="00006F33">
          <w:rPr>
            <w:rFonts w:ascii="Arial" w:hAnsi="Arial" w:eastAsia="Arial" w:cs="Arial"/>
          </w:rPr>
          <w:t xml:space="preserve">nsitivity </w:t>
        </w:r>
        <w:r w:rsidRPr="00916B26" w:rsidR="00006F33">
          <w:rPr>
            <w:rFonts w:ascii="Arial" w:hAnsi="Arial" w:eastAsia="Arial" w:cs="Arial"/>
          </w:rPr>
          <w:t xml:space="preserve"> and Sp</w:t>
        </w:r>
        <w:r w:rsidR="00006F33">
          <w:rPr>
            <w:rFonts w:ascii="Arial" w:hAnsi="Arial" w:eastAsia="Arial" w:cs="Arial"/>
          </w:rPr>
          <w:t>ecificity</w:t>
        </w:r>
      </w:ins>
      <w:del w:author="de Sanjose, Silvia" w:date="2020-12-17T20:42:00Z" w:id="314">
        <w:r w:rsidRPr="00916B26" w:rsidDel="00006F33">
          <w:rPr>
            <w:rFonts w:ascii="Arial" w:hAnsi="Arial" w:eastAsia="Arial" w:cs="Arial"/>
          </w:rPr>
          <w:delText>Se and Sp</w:delText>
        </w:r>
      </w:del>
      <w:r w:rsidRPr="00916B26">
        <w:rPr>
          <w:rFonts w:ascii="Arial" w:hAnsi="Arial" w:eastAsia="Arial" w:cs="Arial"/>
        </w:rPr>
        <w:t>, are also affected by disease prevalence</w:t>
      </w:r>
      <w:r w:rsidR="00CF020E">
        <w:rPr>
          <w:rFonts w:ascii="Arial" w:hAnsi="Arial" w:eastAsia="Arial" w:cs="Arial"/>
        </w:rPr>
        <w:t xml:space="preserve"> </w:t>
      </w:r>
      <w:commentRangeStart w:id="315"/>
      <w:r w:rsidR="00CF020E">
        <w:rPr>
          <w:rFonts w:ascii="Arial" w:hAnsi="Arial" w:eastAsia="Arial" w:cs="Arial"/>
        </w:rPr>
        <w:fldChar w:fldCharType="begin"/>
      </w:r>
      <w:r w:rsidR="00FB6E81">
        <w:rPr>
          <w:rFonts w:ascii="Arial" w:hAnsi="Arial" w:eastAsia="Arial" w:cs="Arial"/>
        </w:rPr>
        <w:instrText xml:space="preserve"> ADDIN ZOTERO_ITEM CSL_CITATION {"citationID":"4fvTRcmo","properties":{"formattedCitation":"(16)","plainCitation":"(16)","noteIndex":0},"citationItems":[{"id":"a5lc9phV/GB3crR9o","uris":["http://zotero.org/users/1513738/items/844UJLE4"],"uri":["http://zotero.org/users/1513738/items/844UJLE4"],"itemData":{"id":2980,"type":"article-journal","abstract":"The sensitivity, specificity and likelihood ratios of binary diagnostic tests are often thought of as being independent of disease prevalence. Empirical studies, however, have frequently revealed substantial variation of these measures for the same diagnostic test in different populations. One reason for this discrepancy is related to the fact that only few diagnostic tests are inherently dichotomous. The majority of tests are based on categorization of individuals according to one or several underlying continuous traits. For these tests, the magnitude of diagnostic misclassification depends not only on the magnitude of the measurement or perception error of the underlying trait(s), but also on the distribution of the underlying trait(s) in the population relative to the diagnostic cutpoint. Since this distribution also determines prevalence of the disease in the population, diagnostic misclassification and disease prevalence are related for this type of test. We assess the variation of various measures of validity of diagnostic tests with disease prevalence for simple models of the distribution of the underlying trait(s) and the measurement or perception error. We illustrate that variation with disease prevalence is typically strong for sensitivity and specificity, and even more so for the likelihood ratios. Although positive and negative predictive values also strongly vary with disease prevalence, this variation is usually less pronounced than one would expect if sensitivity and specificity were independent of disease prevalence.","container-title":"Statistics in Medicine","DOI":"10.1002/(sici)1097-0258(19970515)16:9&lt;981::aid-sim510&gt;3.0.co;2-n","ISSN":"0277-6715","issue":"9","journalAbbreviation":"Stat Med","language":"eng","note":"PMID: 9160493","page":"981-991","source":"PubMed","title":"Variation of sensitivity, specificity, likelihood ratios and predictive values with disease prevalence","volume":"16","author":[{"family":"Brenner","given":"H."},{"family":"Gefeller","given":"O."}],"issued":{"date-parts":[["1997",5,15]]}}}],"schema":"https://github.com/citation-style-language/schema/raw/master/csl-citation.json"} </w:instrText>
      </w:r>
      <w:r w:rsidR="00CF020E">
        <w:rPr>
          <w:rFonts w:ascii="Arial" w:hAnsi="Arial" w:eastAsia="Arial" w:cs="Arial"/>
        </w:rPr>
        <w:fldChar w:fldCharType="separate"/>
      </w:r>
      <w:r w:rsidRPr="00FB6E81" w:rsidR="00FB6E81">
        <w:rPr>
          <w:rFonts w:ascii="Arial" w:hAnsi="Arial" w:cs="Arial"/>
        </w:rPr>
        <w:t>(16)</w:t>
      </w:r>
      <w:r w:rsidR="00CF020E">
        <w:rPr>
          <w:rFonts w:ascii="Arial" w:hAnsi="Arial" w:eastAsia="Arial" w:cs="Arial"/>
        </w:rPr>
        <w:fldChar w:fldCharType="end"/>
      </w:r>
      <w:commentRangeEnd w:id="315"/>
      <w:r w:rsidR="004E56F5">
        <w:rPr>
          <w:rStyle w:val="CommentReference"/>
        </w:rPr>
        <w:commentReference w:id="315"/>
      </w:r>
      <w:r w:rsidRPr="00916B26">
        <w:rPr>
          <w:rFonts w:ascii="Arial" w:hAnsi="Arial" w:eastAsia="Arial" w:cs="Arial"/>
        </w:rPr>
        <w:t xml:space="preserve">. </w:t>
      </w:r>
    </w:p>
    <w:p w:rsidR="004E56F5" w:rsidRDefault="004E56F5" w14:paraId="11271347" w14:textId="317216EB">
      <w:pPr>
        <w:spacing w:before="200"/>
        <w:jc w:val="both"/>
        <w:rPr>
          <w:ins w:author="de Sanjose, Silvia" w:date="2020-12-17T20:48:00Z" w:id="316"/>
          <w:rFonts w:ascii="Arial" w:hAnsi="Arial" w:eastAsia="Arial" w:cs="Arial"/>
        </w:rPr>
      </w:pPr>
      <w:ins w:author="de Sanjose, Silvia" w:date="2020-12-17T20:48:00Z" w:id="1362827636">
        <w:r w:rsidR="004E56F5">
          <w:drawing>
            <wp:inline wp14:editId="1AD8463F" wp14:anchorId="155896E1">
              <wp:extent cx="4216400" cy="2400300"/>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9b96c9da7291450e">
                        <a:extLst xmlns:a="http://schemas.openxmlformats.org/drawingml/2006/main">
                          <a:ext uri="{53640926-AAD7-44D8-BBD7-CCE9431645EC}">
                            <a14:shadowObscured xmlns:a14="http://schemas.microsoft.com/office/drawing/2010/main"/>
                          </a:ext>
                        </a:extLst>
                      </a:blip>
                      <a:srcRect t="16913" r="29014" b="11251"/>
                      <a:stretch>
                        <a:fillRect/>
                      </a:stretch>
                    </pic:blipFill>
                    <pic:spPr>
                      <a:xfrm rot="0" flipH="0" flipV="0">
                        <a:off x="0" y="0"/>
                        <a:ext cx="4216400" cy="2400300"/>
                      </a:xfrm>
                      <a:prstGeom prst="rect">
                        <a:avLst/>
                      </a:prstGeom>
                    </pic:spPr>
                  </pic:pic>
                </a:graphicData>
              </a:graphic>
            </wp:inline>
          </w:drawing>
        </w:r>
      </w:ins>
    </w:p>
    <w:p w:rsidR="004E56F5" w:rsidRDefault="004E56F5" w14:paraId="6A80A896" w14:textId="77777777">
      <w:pPr>
        <w:spacing w:before="200"/>
        <w:jc w:val="both"/>
        <w:rPr>
          <w:ins w:author="de Sanjose, Silvia" w:date="2020-12-17T20:48:00Z" w:id="318"/>
          <w:rFonts w:ascii="Arial" w:hAnsi="Arial" w:eastAsia="Arial" w:cs="Arial"/>
        </w:rPr>
      </w:pPr>
    </w:p>
    <w:p w:rsidR="004E56F5" w:rsidRDefault="004E56F5" w14:paraId="2A2AC6C4" w14:textId="77777777">
      <w:pPr>
        <w:spacing w:before="200"/>
        <w:jc w:val="both"/>
        <w:rPr>
          <w:ins w:author="de Sanjose, Silvia" w:date="2020-12-17T20:48:00Z" w:id="319"/>
          <w:rFonts w:ascii="Arial" w:hAnsi="Arial" w:eastAsia="Arial" w:cs="Arial"/>
        </w:rPr>
      </w:pPr>
    </w:p>
    <w:p w:rsidRPr="00916B26" w:rsidR="00CC36F6" w:rsidRDefault="007E5DB8" w14:paraId="3E868A76" w14:textId="64D067CB">
      <w:pPr>
        <w:spacing w:before="200"/>
        <w:jc w:val="both"/>
        <w:rPr>
          <w:rFonts w:ascii="Arial" w:hAnsi="Arial" w:eastAsia="Arial" w:cs="Arial"/>
        </w:rPr>
      </w:pPr>
      <w:r w:rsidRPr="00916B26">
        <w:rPr>
          <w:rFonts w:ascii="Arial" w:hAnsi="Arial" w:eastAsia="Arial" w:cs="Arial"/>
        </w:rPr>
        <w:t xml:space="preserve">The assumption that they are constant and not affected by disease prevalence may only be correct in truly dichotomous disease status and if there is </w:t>
      </w:r>
      <w:proofErr w:type="gramStart"/>
      <w:r w:rsidRPr="00916B26">
        <w:rPr>
          <w:rFonts w:ascii="Arial" w:hAnsi="Arial" w:eastAsia="Arial" w:cs="Arial"/>
        </w:rPr>
        <w:t>an</w:t>
      </w:r>
      <w:proofErr w:type="gramEnd"/>
      <w:r w:rsidRPr="00916B26">
        <w:rPr>
          <w:rFonts w:ascii="Arial" w:hAnsi="Arial" w:eastAsia="Arial" w:cs="Arial"/>
        </w:rPr>
        <w:t xml:space="preserve"> homogenous probability of diagnostic misclassification within the population (diseased individuals and non-diseased individuals). Consequently, </w:t>
      </w:r>
      <w:proofErr w:type="gramStart"/>
      <w:ins w:author="de Sanjose, Silvia" w:date="2020-12-17T20:43:00Z" w:id="320">
        <w:r w:rsidRPr="00916B26" w:rsidR="004E56F5">
          <w:rPr>
            <w:rFonts w:ascii="Arial" w:hAnsi="Arial" w:eastAsia="Arial" w:cs="Arial"/>
          </w:rPr>
          <w:t>Se</w:t>
        </w:r>
        <w:r w:rsidR="004E56F5">
          <w:rPr>
            <w:rFonts w:ascii="Arial" w:hAnsi="Arial" w:eastAsia="Arial" w:cs="Arial"/>
          </w:rPr>
          <w:t xml:space="preserve">nsitivity </w:t>
        </w:r>
        <w:r w:rsidRPr="00916B26" w:rsidR="004E56F5">
          <w:rPr>
            <w:rFonts w:ascii="Arial" w:hAnsi="Arial" w:eastAsia="Arial" w:cs="Arial"/>
          </w:rPr>
          <w:t xml:space="preserve"> and</w:t>
        </w:r>
        <w:proofErr w:type="gramEnd"/>
        <w:r w:rsidRPr="00916B26" w:rsidR="004E56F5">
          <w:rPr>
            <w:rFonts w:ascii="Arial" w:hAnsi="Arial" w:eastAsia="Arial" w:cs="Arial"/>
          </w:rPr>
          <w:t xml:space="preserve"> Sp</w:t>
        </w:r>
        <w:r w:rsidR="004E56F5">
          <w:rPr>
            <w:rFonts w:ascii="Arial" w:hAnsi="Arial" w:eastAsia="Arial" w:cs="Arial"/>
          </w:rPr>
          <w:t>ecificity</w:t>
        </w:r>
        <w:r w:rsidRPr="00916B26" w:rsidR="004E56F5">
          <w:rPr>
            <w:rFonts w:ascii="Arial" w:hAnsi="Arial" w:eastAsia="Arial" w:cs="Arial"/>
          </w:rPr>
          <w:t xml:space="preserve"> </w:t>
        </w:r>
      </w:ins>
      <w:del w:author="de Sanjose, Silvia" w:date="2020-12-17T20:43:00Z" w:id="321">
        <w:r w:rsidRPr="00916B26" w:rsidDel="004E56F5">
          <w:rPr>
            <w:rFonts w:ascii="Arial" w:hAnsi="Arial" w:eastAsia="Arial" w:cs="Arial"/>
          </w:rPr>
          <w:delText xml:space="preserve">Se and Sp </w:delText>
        </w:r>
      </w:del>
      <w:r w:rsidRPr="00916B26">
        <w:rPr>
          <w:rFonts w:ascii="Arial" w:hAnsi="Arial" w:eastAsia="Arial" w:cs="Arial"/>
        </w:rPr>
        <w:t>estimates of diagnostic tests can only be compared if they are derived from populations in which disease prevalence distribution is comparable.</w:t>
      </w:r>
      <w:commentRangeEnd w:id="310"/>
      <w:r w:rsidR="00CE7628">
        <w:rPr>
          <w:rStyle w:val="CommentReference"/>
        </w:rPr>
        <w:commentReference w:id="310"/>
      </w:r>
    </w:p>
    <w:p w:rsidRPr="00916B26" w:rsidR="00CC36F6" w:rsidRDefault="007E5DB8" w14:paraId="4A7AB220" w14:textId="77777777">
      <w:pPr>
        <w:spacing w:before="200"/>
        <w:jc w:val="both"/>
        <w:rPr>
          <w:rFonts w:ascii="Arial" w:hAnsi="Arial" w:eastAsia="Arial" w:cs="Arial"/>
        </w:rPr>
      </w:pPr>
      <w:commentRangeStart w:id="322"/>
      <w:r w:rsidRPr="00916B26">
        <w:rPr>
          <w:rFonts w:ascii="Arial" w:hAnsi="Arial" w:eastAsia="Arial" w:cs="Arial"/>
        </w:rPr>
        <w:t xml:space="preserve">If the prevalence of the disease is very low, the PPV will not be close to 1 even if Se and </w:t>
      </w:r>
      <w:proofErr w:type="spellStart"/>
      <w:r w:rsidRPr="00916B26">
        <w:rPr>
          <w:rFonts w:ascii="Arial" w:hAnsi="Arial" w:eastAsia="Arial" w:cs="Arial"/>
        </w:rPr>
        <w:t>Sp</w:t>
      </w:r>
      <w:proofErr w:type="spellEnd"/>
      <w:r w:rsidRPr="00916B26">
        <w:rPr>
          <w:rFonts w:ascii="Arial" w:hAnsi="Arial" w:eastAsia="Arial" w:cs="Arial"/>
        </w:rPr>
        <w:t xml:space="preserve"> are high. In this situation, if the general population is screened, it is inevitable that many people with a positive result </w:t>
      </w:r>
      <w:commentRangeStart w:id="323"/>
      <w:r w:rsidRPr="00916B26">
        <w:rPr>
          <w:rFonts w:ascii="Arial" w:hAnsi="Arial" w:eastAsia="Arial" w:cs="Arial"/>
        </w:rPr>
        <w:t>are truly false positives</w:t>
      </w:r>
      <w:commentRangeEnd w:id="323"/>
      <w:r w:rsidR="0057286D">
        <w:rPr>
          <w:rStyle w:val="CommentReference"/>
        </w:rPr>
        <w:commentReference w:id="323"/>
      </w:r>
      <w:r w:rsidRPr="00916B26">
        <w:rPr>
          <w:rFonts w:ascii="Arial" w:hAnsi="Arial" w:eastAsia="Arial" w:cs="Arial"/>
        </w:rPr>
        <w:t>.</w:t>
      </w:r>
      <w:commentRangeEnd w:id="322"/>
      <w:r w:rsidR="004E56F5">
        <w:rPr>
          <w:rStyle w:val="CommentReference"/>
        </w:rPr>
        <w:commentReference w:id="322"/>
      </w:r>
    </w:p>
    <w:p w:rsidRPr="00916B26" w:rsidR="00CC36F6" w:rsidRDefault="007E5DB8" w14:paraId="6010469F" w14:textId="77777777">
      <w:pPr>
        <w:spacing w:before="200"/>
        <w:jc w:val="both"/>
        <w:rPr>
          <w:rFonts w:ascii="Arial" w:hAnsi="Arial" w:eastAsia="Arial" w:cs="Arial"/>
          <w:i/>
        </w:rPr>
      </w:pPr>
      <w:r w:rsidRPr="00916B26">
        <w:rPr>
          <w:rFonts w:ascii="Arial" w:hAnsi="Arial" w:eastAsia="Arial" w:cs="Arial"/>
          <w:i/>
        </w:rPr>
        <w:t>Likelihood ratios</w:t>
      </w:r>
    </w:p>
    <w:p w:rsidRPr="00916B26" w:rsidR="00CC36F6" w:rsidRDefault="007E5DB8" w14:paraId="6B722929" w14:textId="77777777">
      <w:pPr>
        <w:spacing w:before="200"/>
        <w:jc w:val="both"/>
        <w:rPr>
          <w:rFonts w:ascii="Arial" w:hAnsi="Arial" w:eastAsia="Arial" w:cs="Arial"/>
        </w:rPr>
      </w:pPr>
      <w:r w:rsidRPr="00916B26">
        <w:rPr>
          <w:rFonts w:ascii="Arial" w:hAnsi="Arial" w:eastAsia="Arial" w:cs="Arial"/>
        </w:rPr>
        <w:t xml:space="preserve">From Se and </w:t>
      </w:r>
      <w:proofErr w:type="spellStart"/>
      <w:r w:rsidRPr="00916B26">
        <w:rPr>
          <w:rFonts w:ascii="Arial" w:hAnsi="Arial" w:eastAsia="Arial" w:cs="Arial"/>
        </w:rPr>
        <w:t>Sp</w:t>
      </w:r>
      <w:proofErr w:type="spellEnd"/>
      <w:r w:rsidRPr="00916B26">
        <w:rPr>
          <w:rFonts w:ascii="Arial" w:hAnsi="Arial" w:eastAsia="Arial" w:cs="Arial"/>
        </w:rPr>
        <w:t xml:space="preserve"> we can obtain the LR, which summarises how many times more (or less) are patients with the disease to have a particular result than patients without the disease</w:t>
      </w:r>
      <w:r w:rsidR="00CF020E">
        <w:rPr>
          <w:rFonts w:ascii="Arial" w:hAnsi="Arial" w:eastAsia="Arial" w:cs="Arial"/>
        </w:rPr>
        <w:t xml:space="preserve"> </w:t>
      </w:r>
      <w:r w:rsidR="00CF020E">
        <w:rPr>
          <w:rFonts w:ascii="Arial" w:hAnsi="Arial" w:eastAsia="Arial" w:cs="Arial"/>
        </w:rPr>
        <w:fldChar w:fldCharType="begin"/>
      </w:r>
      <w:r w:rsidR="00FB6E81">
        <w:rPr>
          <w:rFonts w:ascii="Arial" w:hAnsi="Arial" w:eastAsia="Arial" w:cs="Arial"/>
        </w:rPr>
        <w:instrText xml:space="preserve"> ADDIN ZOTERO_ITEM CSL_CITATION {"citationID":"BNBMl74S","properties":{"formattedCitation":"(17)","plainCitation":"(17)","noteIndex":0},"citationItems":[{"id":"a5lc9phV/5bibLpEP","uris":["http://zotero.org/users/1513738/items/MSPS53WG"],"uri":["http://zotero.org/users/1513738/items/MSPS53WG"],"itemData":{"id":2986,"type":"article-journal","container-title":"BMJ : British Medical Journal","ISSN":"0959-8138","issue":"7458","journalAbbreviation":"BMJ","note":"PMID: 15258077\nPMCID: PMC478236","page":"168-169","source":"PubMed Central","title":"Diagnostic tests 4: likelihood ratios","title-short":"Diagnostic tests 4","volume":"329","author":[{"family":"Deeks","given":"Jonathan J"},{"family":"Altman","given":"Douglas G"}],"issued":{"date-parts":[["2004",7,17]]}}}],"schema":"https://github.com/citation-style-language/schema/raw/master/csl-citation.json"} </w:instrText>
      </w:r>
      <w:r w:rsidR="00CF020E">
        <w:rPr>
          <w:rFonts w:ascii="Arial" w:hAnsi="Arial" w:eastAsia="Arial" w:cs="Arial"/>
        </w:rPr>
        <w:fldChar w:fldCharType="separate"/>
      </w:r>
      <w:r w:rsidRPr="00FB6E81" w:rsidR="00FB6E81">
        <w:rPr>
          <w:rFonts w:ascii="Arial" w:hAnsi="Arial" w:cs="Arial"/>
        </w:rPr>
        <w:t>(17)</w:t>
      </w:r>
      <w:r w:rsidR="00CF020E">
        <w:rPr>
          <w:rFonts w:ascii="Arial" w:hAnsi="Arial" w:eastAsia="Arial" w:cs="Arial"/>
        </w:rPr>
        <w:fldChar w:fldCharType="end"/>
      </w:r>
      <w:r w:rsidRPr="00916B26">
        <w:rPr>
          <w:rFonts w:ascii="Arial" w:hAnsi="Arial" w:eastAsia="Arial" w:cs="Arial"/>
        </w:rPr>
        <w:t>. It indicates the value of the test for increasing certainty about a positive diagnosis.</w:t>
      </w:r>
    </w:p>
    <w:p w:rsidRPr="00916B26" w:rsidR="00CC36F6" w:rsidRDefault="007E5DB8" w14:paraId="15A1FD36" w14:textId="77777777">
      <w:pPr>
        <w:numPr>
          <w:ilvl w:val="0"/>
          <w:numId w:val="21"/>
        </w:numPr>
        <w:spacing w:before="200"/>
        <w:jc w:val="both"/>
        <w:rPr>
          <w:rFonts w:ascii="Arial" w:hAnsi="Arial" w:eastAsia="Arial" w:cs="Arial"/>
        </w:rPr>
      </w:pPr>
      <w:r w:rsidRPr="00916B26">
        <w:rPr>
          <w:rFonts w:ascii="Arial" w:hAnsi="Arial" w:eastAsia="Arial" w:cs="Arial"/>
        </w:rPr>
        <w:t>A positive likelihood ratio (LR+) tells us how many times more likely a positive test occurs in subjects with the disease than in those without the disease. The farther LR+ is from 1, the stronger evidence for the presence of the disease. LR above 10 are considered to provide enough strong evidence to confirm diagnosis in most of the circumstances. If LR+ is equal to 1, the test is not able to distinguish ill from healthy individuals. A high LR+ indicates that the test is useful, but it does not necessarily indicate that a positive test is a good indicator of the presence of disease.</w:t>
      </w:r>
      <w:r w:rsidRPr="00916B26">
        <w:rPr>
          <w:rFonts w:ascii="Arial" w:hAnsi="Arial" w:eastAsia="Arial" w:cs="Arial"/>
        </w:rPr>
        <w:tab/>
      </w:r>
    </w:p>
    <w:p w:rsidR="00CF020E" w:rsidP="00CF020E" w:rsidRDefault="00CF020E" w14:paraId="027BC914" w14:textId="77777777">
      <w:pPr>
        <w:jc w:val="center"/>
        <w:rPr>
          <w:rFonts w:ascii="Arial" w:hAnsi="Arial" w:eastAsia="Arial" w:cs="Arial"/>
        </w:rPr>
      </w:pPr>
      <w:r>
        <w:rPr>
          <w:rFonts w:ascii="Arial" w:hAnsi="Arial" w:cs="Arial"/>
          <w:color w:val="000000"/>
        </w:rPr>
        <w:t>LR+ = Se / (1-</w:t>
      </w:r>
      <w:commentRangeStart w:id="324"/>
      <w:r>
        <w:rPr>
          <w:rFonts w:ascii="Arial" w:hAnsi="Arial" w:cs="Arial"/>
          <w:color w:val="000000"/>
        </w:rPr>
        <w:t>Sp</w:t>
      </w:r>
      <w:commentRangeEnd w:id="324"/>
      <w:r w:rsidR="009F1D6C">
        <w:rPr>
          <w:rStyle w:val="CommentReference"/>
        </w:rPr>
        <w:commentReference w:id="324"/>
      </w:r>
      <w:r>
        <w:rPr>
          <w:rFonts w:ascii="Arial" w:hAnsi="Arial" w:cs="Arial"/>
          <w:color w:val="000000"/>
        </w:rPr>
        <w:t>)</w:t>
      </w:r>
    </w:p>
    <w:p w:rsidR="00CF020E" w:rsidP="00CF020E" w:rsidRDefault="007E5DB8" w14:paraId="61DDAA2D" w14:textId="7EFE07C2">
      <w:pPr>
        <w:numPr>
          <w:ilvl w:val="0"/>
          <w:numId w:val="21"/>
        </w:numPr>
        <w:jc w:val="both"/>
        <w:rPr>
          <w:rFonts w:ascii="Arial" w:hAnsi="Arial" w:eastAsia="Arial" w:cs="Arial"/>
        </w:rPr>
      </w:pPr>
      <w:r w:rsidRPr="00916B26">
        <w:rPr>
          <w:rFonts w:ascii="Arial" w:hAnsi="Arial" w:eastAsia="Arial" w:cs="Arial"/>
        </w:rPr>
        <w:t xml:space="preserve">A negative likelihood ratio (LR-) tells us how much less likely the negative test result is to occur in a subject with the disease than in a healthy subject. LR- is usually less than 1 as it is less likely that </w:t>
      </w:r>
      <w:r w:rsidRPr="00916B26">
        <w:rPr>
          <w:rFonts w:ascii="Arial" w:hAnsi="Arial" w:eastAsia="Arial" w:cs="Arial"/>
        </w:rPr>
        <w:lastRenderedPageBreak/>
        <w:t xml:space="preserve">a negative test </w:t>
      </w:r>
      <w:del w:author="de Sanjose, Silvia" w:date="2020-12-17T20:52:00Z" w:id="325">
        <w:r w:rsidRPr="00916B26" w:rsidDel="004E56F5">
          <w:rPr>
            <w:rFonts w:ascii="Arial" w:hAnsi="Arial" w:eastAsia="Arial" w:cs="Arial"/>
          </w:rPr>
          <w:delText>recult</w:delText>
        </w:r>
      </w:del>
      <w:ins w:author="de Sanjose, Silvia" w:date="2020-12-17T20:52:00Z" w:id="326">
        <w:r w:rsidRPr="00916B26" w:rsidR="004E56F5">
          <w:rPr>
            <w:rFonts w:ascii="Arial" w:hAnsi="Arial" w:eastAsia="Arial" w:cs="Arial"/>
          </w:rPr>
          <w:t>result</w:t>
        </w:r>
      </w:ins>
      <w:r w:rsidRPr="00916B26">
        <w:rPr>
          <w:rFonts w:ascii="Arial" w:hAnsi="Arial" w:eastAsia="Arial" w:cs="Arial"/>
        </w:rPr>
        <w:t xml:space="preserve"> occurs in ill subjects than in healthy subjects. When LR is below 0.1, it is considered to provide enough evidence to exclude diagnosis in most of the circumstances. The lower LR- is, the stronger the evidence for the absence of disease.</w:t>
      </w:r>
      <w:r w:rsidRPr="00916B26">
        <w:rPr>
          <w:rFonts w:ascii="Arial" w:hAnsi="Arial" w:eastAsia="Arial" w:cs="Arial"/>
        </w:rPr>
        <w:tab/>
      </w:r>
    </w:p>
    <w:p w:rsidR="00CF020E" w:rsidP="00CF020E" w:rsidRDefault="00CF020E" w14:paraId="0FD67D1C" w14:textId="77777777">
      <w:pPr>
        <w:spacing w:after="240"/>
        <w:jc w:val="center"/>
        <w:rPr>
          <w:rFonts w:ascii="Arial" w:hAnsi="Arial" w:eastAsia="Arial" w:cs="Arial"/>
        </w:rPr>
      </w:pPr>
      <w:r>
        <w:rPr>
          <w:rFonts w:ascii="Arial" w:hAnsi="Arial" w:cs="Arial"/>
          <w:color w:val="000000"/>
        </w:rPr>
        <w:t xml:space="preserve">LR- = (1-Se) / </w:t>
      </w:r>
      <w:commentRangeStart w:id="327"/>
      <w:proofErr w:type="spellStart"/>
      <w:r>
        <w:rPr>
          <w:rFonts w:ascii="Arial" w:hAnsi="Arial" w:cs="Arial"/>
          <w:color w:val="000000"/>
        </w:rPr>
        <w:t>Sp</w:t>
      </w:r>
      <w:proofErr w:type="spellEnd"/>
      <w:commentRangeEnd w:id="327"/>
      <w:r w:rsidR="009F1D6C">
        <w:rPr>
          <w:rStyle w:val="CommentReference"/>
        </w:rPr>
        <w:commentReference w:id="327"/>
      </w:r>
    </w:p>
    <w:p w:rsidR="00CC36F6" w:rsidP="00CF020E" w:rsidRDefault="007E5DB8" w14:paraId="328A4FD9" w14:textId="08080B6C">
      <w:pPr>
        <w:jc w:val="both"/>
        <w:rPr>
          <w:ins w:author="de Sanjose, Silvia" w:date="2020-12-17T20:56:00Z" w:id="328"/>
          <w:rFonts w:ascii="Arial" w:hAnsi="Arial" w:eastAsia="Arial" w:cs="Arial"/>
        </w:rPr>
      </w:pPr>
      <w:r w:rsidRPr="00CF020E">
        <w:rPr>
          <w:rFonts w:ascii="Arial" w:hAnsi="Arial" w:eastAsia="Arial" w:cs="Arial"/>
        </w:rPr>
        <w:t xml:space="preserve">Since Se and </w:t>
      </w:r>
      <w:proofErr w:type="spellStart"/>
      <w:r w:rsidRPr="00CF020E">
        <w:rPr>
          <w:rFonts w:ascii="Arial" w:hAnsi="Arial" w:eastAsia="Arial" w:cs="Arial"/>
        </w:rPr>
        <w:t>Sp</w:t>
      </w:r>
      <w:proofErr w:type="spellEnd"/>
      <w:r w:rsidRPr="00CF020E">
        <w:rPr>
          <w:rFonts w:ascii="Arial" w:hAnsi="Arial" w:eastAsia="Arial" w:cs="Arial"/>
        </w:rPr>
        <w:t xml:space="preserve"> are used to calculate the LR, </w:t>
      </w:r>
      <w:proofErr w:type="gramStart"/>
      <w:r w:rsidRPr="00CF020E">
        <w:rPr>
          <w:rFonts w:ascii="Arial" w:hAnsi="Arial" w:eastAsia="Arial" w:cs="Arial"/>
        </w:rPr>
        <w:t>it is clear that both</w:t>
      </w:r>
      <w:proofErr w:type="gramEnd"/>
      <w:r w:rsidRPr="00CF020E">
        <w:rPr>
          <w:rFonts w:ascii="Arial" w:hAnsi="Arial" w:eastAsia="Arial" w:cs="Arial"/>
        </w:rPr>
        <w:t xml:space="preserve"> LR+ and LR- depend on disease prevalence.</w:t>
      </w:r>
    </w:p>
    <w:p w:rsidRPr="00CF020E" w:rsidR="009F1D6C" w:rsidP="00CF020E" w:rsidRDefault="009F1D6C" w14:paraId="37AAE7C8" w14:textId="77777777">
      <w:pPr>
        <w:jc w:val="both"/>
        <w:rPr>
          <w:rFonts w:ascii="Arial" w:hAnsi="Arial" w:eastAsia="Arial" w:cs="Arial"/>
        </w:rPr>
      </w:pPr>
    </w:p>
    <w:p w:rsidRPr="00916B26" w:rsidR="00CC36F6" w:rsidRDefault="00A55B00" w14:paraId="7F2605E7" w14:textId="72B96BC3">
      <w:pPr>
        <w:spacing w:before="200"/>
        <w:jc w:val="both"/>
        <w:rPr>
          <w:rFonts w:ascii="Arial" w:hAnsi="Arial" w:eastAsia="Arial" w:cs="Arial"/>
          <w:i/>
        </w:rPr>
      </w:pPr>
      <w:ins w:author="Robles Hellin, Claudia" w:date="2020-12-08T21:39:00Z" w:id="329">
        <w:r>
          <w:rPr>
            <w:rFonts w:ascii="Arial" w:hAnsi="Arial" w:eastAsia="Arial" w:cs="Arial"/>
            <w:i/>
          </w:rPr>
          <w:t>R</w:t>
        </w:r>
        <w:r w:rsidRPr="00A55B00">
          <w:rPr>
            <w:rFonts w:ascii="Arial" w:hAnsi="Arial" w:eastAsia="Arial" w:cs="Arial"/>
            <w:i/>
          </w:rPr>
          <w:t xml:space="preserve">eceiver </w:t>
        </w:r>
        <w:r>
          <w:rPr>
            <w:rFonts w:ascii="Arial" w:hAnsi="Arial" w:eastAsia="Arial" w:cs="Arial"/>
            <w:i/>
          </w:rPr>
          <w:t>O</w:t>
        </w:r>
        <w:r w:rsidRPr="00A55B00">
          <w:rPr>
            <w:rFonts w:ascii="Arial" w:hAnsi="Arial" w:eastAsia="Arial" w:cs="Arial"/>
            <w:i/>
          </w:rPr>
          <w:t xml:space="preserve">perating </w:t>
        </w:r>
        <w:r>
          <w:rPr>
            <w:rFonts w:ascii="Arial" w:hAnsi="Arial" w:eastAsia="Arial" w:cs="Arial"/>
            <w:i/>
          </w:rPr>
          <w:t>C</w:t>
        </w:r>
        <w:r w:rsidRPr="00A55B00">
          <w:rPr>
            <w:rFonts w:ascii="Arial" w:hAnsi="Arial" w:eastAsia="Arial" w:cs="Arial"/>
            <w:i/>
          </w:rPr>
          <w:t xml:space="preserve">haracteristic </w:t>
        </w:r>
        <w:r>
          <w:rPr>
            <w:rFonts w:ascii="Arial" w:hAnsi="Arial" w:eastAsia="Arial" w:cs="Arial"/>
            <w:i/>
          </w:rPr>
          <w:t>(</w:t>
        </w:r>
      </w:ins>
      <w:r w:rsidRPr="00916B26" w:rsidR="007E5DB8">
        <w:rPr>
          <w:rFonts w:ascii="Arial" w:hAnsi="Arial" w:eastAsia="Arial" w:cs="Arial"/>
          <w:i/>
        </w:rPr>
        <w:t>ROC</w:t>
      </w:r>
      <w:ins w:author="Robles Hellin, Claudia" w:date="2020-12-08T21:39:00Z" w:id="330">
        <w:r>
          <w:rPr>
            <w:rFonts w:ascii="Arial" w:hAnsi="Arial" w:eastAsia="Arial" w:cs="Arial"/>
            <w:i/>
          </w:rPr>
          <w:t>)</w:t>
        </w:r>
      </w:ins>
      <w:r w:rsidRPr="00916B26" w:rsidR="007E5DB8">
        <w:rPr>
          <w:rFonts w:ascii="Arial" w:hAnsi="Arial" w:eastAsia="Arial" w:cs="Arial"/>
          <w:i/>
        </w:rPr>
        <w:t xml:space="preserve"> curve</w:t>
      </w:r>
    </w:p>
    <w:p w:rsidRPr="00916B26" w:rsidR="00CC36F6" w:rsidRDefault="009F1D6C" w14:paraId="70BD7975" w14:textId="4E680802">
      <w:pPr>
        <w:spacing w:before="200"/>
        <w:jc w:val="both"/>
        <w:rPr>
          <w:rFonts w:ascii="Arial" w:hAnsi="Arial" w:eastAsia="Arial" w:cs="Arial"/>
        </w:rPr>
      </w:pPr>
      <w:r w:rsidRPr="00916B26">
        <w:rPr>
          <w:noProof/>
          <w:lang w:val="ca-ES"/>
        </w:rPr>
        <w:drawing>
          <wp:anchor distT="114300" distB="114300" distL="114300" distR="114300" simplePos="0" relativeHeight="251659264" behindDoc="0" locked="0" layoutInCell="1" hidden="0" allowOverlap="1" wp14:anchorId="7EF3B2B4" wp14:editId="46668F4E">
            <wp:simplePos x="0" y="0"/>
            <wp:positionH relativeFrom="column">
              <wp:posOffset>3497580</wp:posOffset>
            </wp:positionH>
            <wp:positionV relativeFrom="paragraph">
              <wp:posOffset>649605</wp:posOffset>
            </wp:positionV>
            <wp:extent cx="2877820" cy="252222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7807" t="4133" r="61461"/>
                    <a:stretch>
                      <a:fillRect/>
                    </a:stretch>
                  </pic:blipFill>
                  <pic:spPr>
                    <a:xfrm>
                      <a:off x="0" y="0"/>
                      <a:ext cx="2877820" cy="2522220"/>
                    </a:xfrm>
                    <a:prstGeom prst="rect">
                      <a:avLst/>
                    </a:prstGeom>
                    <a:ln/>
                  </pic:spPr>
                </pic:pic>
              </a:graphicData>
            </a:graphic>
          </wp:anchor>
        </w:drawing>
      </w:r>
      <w:r w:rsidRPr="00916B26" w:rsidR="007E5DB8">
        <w:rPr>
          <w:rFonts w:ascii="Arial" w:hAnsi="Arial" w:eastAsia="Arial" w:cs="Arial"/>
        </w:rPr>
        <w:t xml:space="preserve">Many diagnostic tests are </w:t>
      </w:r>
      <w:proofErr w:type="gramStart"/>
      <w:r w:rsidRPr="00916B26" w:rsidR="007E5DB8">
        <w:rPr>
          <w:rFonts w:ascii="Arial" w:hAnsi="Arial" w:eastAsia="Arial" w:cs="Arial"/>
        </w:rPr>
        <w:t>quantitative</w:t>
      </w:r>
      <w:proofErr w:type="gramEnd"/>
      <w:r w:rsidRPr="00916B26" w:rsidR="007E5DB8">
        <w:rPr>
          <w:rFonts w:ascii="Arial" w:hAnsi="Arial" w:eastAsia="Arial" w:cs="Arial"/>
        </w:rPr>
        <w:t xml:space="preserve"> and a cut-off point has to be established to distinguish health and disease status. The ROC curve is the representation of all the pairs of </w:t>
      </w:r>
      <w:ins w:author="de Sanjose, Silvia" w:date="2020-12-17T20:43:00Z" w:id="1910017463">
        <w:r w:rsidRPr="2FB996AD" w:rsidR="004E56F5">
          <w:rPr>
            <w:rFonts w:ascii="Arial" w:hAnsi="Arial" w:eastAsia="Arial" w:cs="Arial"/>
          </w:rPr>
          <w:t>Se</w:t>
        </w:r>
        <w:r w:rsidRPr="2FB996AD" w:rsidR="004E56F5">
          <w:rPr>
            <w:rFonts w:ascii="Arial" w:hAnsi="Arial" w:eastAsia="Arial" w:cs="Arial"/>
          </w:rPr>
          <w:t xml:space="preserve">nsitivity </w:t>
        </w:r>
        <w:r w:rsidRPr="2FB996AD" w:rsidR="004E56F5">
          <w:rPr>
            <w:rFonts w:ascii="Arial" w:hAnsi="Arial" w:eastAsia="Arial" w:cs="Arial"/>
          </w:rPr>
          <w:t xml:space="preserve"> and</w:t>
        </w:r>
        <w:r w:rsidRPr="2FB996AD" w:rsidR="004E56F5">
          <w:rPr>
            <w:rFonts w:ascii="Arial" w:hAnsi="Arial" w:eastAsia="Arial" w:cs="Arial"/>
          </w:rPr>
          <w:t xml:space="preserve"> Sp</w:t>
        </w:r>
        <w:r w:rsidRPr="2FB996AD" w:rsidR="004E56F5">
          <w:rPr>
            <w:rFonts w:ascii="Arial" w:hAnsi="Arial" w:eastAsia="Arial" w:cs="Arial"/>
          </w:rPr>
          <w:t>ecificity</w:t>
        </w:r>
        <w:r w:rsidRPr="2FB996AD" w:rsidR="004E56F5">
          <w:rPr>
            <w:rFonts w:ascii="Arial" w:hAnsi="Arial" w:eastAsia="Arial" w:cs="Arial"/>
          </w:rPr>
          <w:t xml:space="preserve"> </w:t>
        </w:r>
      </w:ins>
      <w:del w:author="de Sanjose, Silvia" w:date="2020-12-17T20:43:00Z" w:id="1317897778">
        <w:r w:rsidRPr="2FB996AD" w:rsidDel="007E5DB8">
          <w:rPr>
            <w:rFonts w:ascii="Arial" w:hAnsi="Arial" w:eastAsia="Arial" w:cs="Arial"/>
          </w:rPr>
          <w:delText xml:space="preserve">Se and Sp </w:delText>
        </w:r>
      </w:del>
      <w:r w:rsidRPr="00916B26" w:rsidR="007E5DB8">
        <w:rPr>
          <w:rFonts w:ascii="Arial" w:hAnsi="Arial" w:eastAsia="Arial" w:cs="Arial"/>
        </w:rPr>
        <w:t xml:space="preserve">values for a </w:t>
      </w:r>
      <w:proofErr w:type="spellStart"/>
      <w:r w:rsidRPr="00916B26" w:rsidR="007E5DB8">
        <w:rPr>
          <w:rFonts w:ascii="Arial" w:hAnsi="Arial" w:eastAsia="Arial" w:cs="Arial"/>
        </w:rPr>
        <w:t>cutoff</w:t>
      </w:r>
      <w:proofErr w:type="spellEnd"/>
      <w:r w:rsidRPr="00916B26" w:rsidR="007E5DB8">
        <w:rPr>
          <w:rFonts w:ascii="Arial" w:hAnsi="Arial" w:eastAsia="Arial" w:cs="Arial"/>
        </w:rPr>
        <w:t xml:space="preserve"> that could be established in the test evaluated. </w:t>
      </w:r>
    </w:p>
    <w:p w:rsidRPr="00916B26" w:rsidR="00CC36F6" w:rsidRDefault="007E5DB8" w14:paraId="2FE9782A" w14:textId="362DB80F">
      <w:pPr>
        <w:spacing w:before="200"/>
        <w:jc w:val="both"/>
        <w:rPr>
          <w:rFonts w:ascii="Arial" w:hAnsi="Arial" w:eastAsia="Arial" w:cs="Arial"/>
          <w:color w:val="4A86E8"/>
        </w:rPr>
      </w:pPr>
      <w:r w:rsidRPr="00916B26">
        <w:rPr>
          <w:rFonts w:ascii="Arial" w:hAnsi="Arial" w:eastAsia="Arial" w:cs="Arial"/>
        </w:rPr>
        <w:t xml:space="preserve">On the ROC curve, the x-axis represents 1-Sp (the false positive rate) while the y axis represents Se (true positive rate) </w:t>
      </w:r>
      <w:r w:rsidRPr="00916B26">
        <w:rPr>
          <w:rFonts w:ascii="Arial" w:hAnsi="Arial" w:eastAsia="Arial" w:cs="Arial"/>
          <w:color w:val="4A86E8"/>
        </w:rPr>
        <w:t>[Figure 4]</w:t>
      </w:r>
      <w:r w:rsidRPr="00916B26">
        <w:rPr>
          <w:rFonts w:ascii="Arial" w:hAnsi="Arial" w:eastAsia="Arial" w:cs="Arial"/>
        </w:rPr>
        <w:t xml:space="preserve">. The shape of the ROC curve as well as the </w:t>
      </w:r>
      <w:ins w:author="Robles Hellin, Claudia" w:date="2020-12-08T21:39:00Z" w:id="333">
        <w:r w:rsidR="00716F2C">
          <w:rPr>
            <w:rFonts w:ascii="Arial" w:hAnsi="Arial" w:eastAsia="Arial" w:cs="Arial"/>
          </w:rPr>
          <w:t>area under the curve (</w:t>
        </w:r>
      </w:ins>
      <w:r w:rsidRPr="00916B26">
        <w:rPr>
          <w:rFonts w:ascii="Arial" w:hAnsi="Arial" w:eastAsia="Arial" w:cs="Arial"/>
        </w:rPr>
        <w:t>AUC</w:t>
      </w:r>
      <w:ins w:author="Robles Hellin, Claudia" w:date="2020-12-08T21:39:00Z" w:id="334">
        <w:r w:rsidR="00716F2C">
          <w:rPr>
            <w:rFonts w:ascii="Arial" w:hAnsi="Arial" w:eastAsia="Arial" w:cs="Arial"/>
          </w:rPr>
          <w:t>)</w:t>
        </w:r>
      </w:ins>
      <w:r w:rsidRPr="00916B26">
        <w:rPr>
          <w:rFonts w:ascii="Arial" w:hAnsi="Arial" w:eastAsia="Arial" w:cs="Arial"/>
        </w:rPr>
        <w:t xml:space="preserve"> allows the estimation of how high the discriminative power of a test is: the closer the curve is located to the upper-left corner</w:t>
      </w:r>
      <w:ins w:author="Claudia Robles Hellin" w:date="2020-11-26T11:50:00Z" w:id="335">
        <w:r w:rsidR="00126DC7">
          <w:rPr>
            <w:rFonts w:ascii="Arial" w:hAnsi="Arial" w:eastAsia="Arial" w:cs="Arial"/>
          </w:rPr>
          <w:t xml:space="preserve"> (highest sensitivity and specificity)</w:t>
        </w:r>
      </w:ins>
      <w:r w:rsidRPr="00916B26">
        <w:rPr>
          <w:rFonts w:ascii="Arial" w:hAnsi="Arial" w:eastAsia="Arial" w:cs="Arial"/>
        </w:rPr>
        <w:t xml:space="preserve">, </w:t>
      </w:r>
      <w:commentRangeStart w:id="336"/>
      <w:r w:rsidRPr="00916B26">
        <w:rPr>
          <w:rFonts w:ascii="Arial" w:hAnsi="Arial" w:eastAsia="Arial" w:cs="Arial"/>
        </w:rPr>
        <w:t>the</w:t>
      </w:r>
      <w:commentRangeEnd w:id="336"/>
      <w:r w:rsidR="0051225C">
        <w:rPr>
          <w:rStyle w:val="CommentReference"/>
        </w:rPr>
        <w:commentReference w:id="336"/>
      </w:r>
      <w:r w:rsidRPr="00916B26">
        <w:rPr>
          <w:rFonts w:ascii="Arial" w:hAnsi="Arial" w:eastAsia="Arial" w:cs="Arial"/>
        </w:rPr>
        <w:t xml:space="preserve"> larger the AUC is and, therefore, the better the test is at discriminating health and disease. An AUC of 1 represents the perfect test, with a 100% Se and 100% Sp. An AUC of 0.5 represents a worthless test that does not allow discrimination, in which </w:t>
      </w:r>
      <w:proofErr w:type="spellStart"/>
      <w:r w:rsidRPr="00916B26">
        <w:rPr>
          <w:rFonts w:ascii="Arial" w:hAnsi="Arial" w:eastAsia="Arial" w:cs="Arial"/>
        </w:rPr>
        <w:t>Se</w:t>
      </w:r>
      <w:proofErr w:type="spellEnd"/>
      <w:r w:rsidRPr="00916B26">
        <w:rPr>
          <w:rFonts w:ascii="Arial" w:hAnsi="Arial" w:eastAsia="Arial" w:cs="Arial"/>
        </w:rPr>
        <w:t xml:space="preserve"> is 50% and </w:t>
      </w:r>
      <w:proofErr w:type="spellStart"/>
      <w:r w:rsidRPr="00916B26">
        <w:rPr>
          <w:rFonts w:ascii="Arial" w:hAnsi="Arial" w:eastAsia="Arial" w:cs="Arial"/>
        </w:rPr>
        <w:t>Sp</w:t>
      </w:r>
      <w:proofErr w:type="spellEnd"/>
      <w:r w:rsidRPr="00916B26">
        <w:rPr>
          <w:rFonts w:ascii="Arial" w:hAnsi="Arial" w:eastAsia="Arial" w:cs="Arial"/>
        </w:rPr>
        <w:t xml:space="preserve"> is 50%, similar as to toss a </w:t>
      </w:r>
      <w:commentRangeStart w:id="337"/>
      <w:r w:rsidRPr="00916B26">
        <w:rPr>
          <w:rFonts w:ascii="Arial" w:hAnsi="Arial" w:eastAsia="Arial" w:cs="Arial"/>
        </w:rPr>
        <w:t>coin</w:t>
      </w:r>
      <w:commentRangeEnd w:id="337"/>
      <w:r w:rsidR="009F1D6C">
        <w:rPr>
          <w:rStyle w:val="CommentReference"/>
        </w:rPr>
        <w:commentReference w:id="337"/>
      </w:r>
      <w:r w:rsidRPr="00916B26">
        <w:rPr>
          <w:rFonts w:ascii="Arial" w:hAnsi="Arial" w:eastAsia="Arial" w:cs="Arial"/>
        </w:rPr>
        <w:t>.</w:t>
      </w:r>
      <w:r w:rsidRPr="00916B26">
        <w:rPr>
          <w:rFonts w:ascii="Arial" w:hAnsi="Arial" w:eastAsia="Arial" w:cs="Arial"/>
        </w:rPr>
        <w:tab/>
      </w:r>
    </w:p>
    <w:p w:rsidRPr="00916B26" w:rsidR="00CC36F6" w:rsidRDefault="007E5DB8" w14:paraId="2AB3A413" w14:textId="77777777">
      <w:pPr>
        <w:spacing w:before="200"/>
        <w:jc w:val="both"/>
        <w:rPr>
          <w:rFonts w:ascii="Arial" w:hAnsi="Arial" w:eastAsia="Arial" w:cs="Arial"/>
        </w:rPr>
      </w:pPr>
      <w:r w:rsidRPr="00916B26">
        <w:rPr>
          <w:rFonts w:ascii="Arial" w:hAnsi="Arial" w:eastAsia="Arial" w:cs="Arial"/>
        </w:rPr>
        <w:t>Finally, the overall diagnostic accuracy of a test is a global measure of the proportio</w:t>
      </w:r>
      <w:r w:rsidR="00CF020E">
        <w:rPr>
          <w:rFonts w:ascii="Arial" w:hAnsi="Arial" w:eastAsia="Arial" w:cs="Arial"/>
        </w:rPr>
        <w:t>n of patients correctly identified</w:t>
      </w:r>
      <w:r w:rsidRPr="00916B26">
        <w:rPr>
          <w:rFonts w:ascii="Arial" w:hAnsi="Arial" w:eastAsia="Arial" w:cs="Arial"/>
        </w:rPr>
        <w:t xml:space="preserve"> among the total amount of subjects:</w:t>
      </w:r>
    </w:p>
    <w:p w:rsidR="00CF020E" w:rsidP="00CF020E" w:rsidRDefault="00CF020E" w14:paraId="48AA24F3" w14:textId="77777777">
      <w:pPr>
        <w:spacing w:before="200"/>
        <w:jc w:val="center"/>
        <w:rPr>
          <w:rFonts w:ascii="Arial" w:hAnsi="Arial" w:cs="Arial"/>
          <w:color w:val="000000"/>
        </w:rPr>
      </w:pPr>
      <w:r>
        <w:rPr>
          <w:rFonts w:ascii="Arial" w:hAnsi="Arial" w:cs="Arial"/>
          <w:color w:val="000000"/>
        </w:rPr>
        <w:t>Overall diagnostic accuracy = (TP + TN) / total subjects</w:t>
      </w:r>
    </w:p>
    <w:p w:rsidRPr="00916B26" w:rsidR="00CC36F6" w:rsidRDefault="007E5DB8" w14:paraId="42585305" w14:textId="77777777">
      <w:pPr>
        <w:spacing w:before="200"/>
        <w:jc w:val="both"/>
        <w:rPr>
          <w:rFonts w:ascii="Arial" w:hAnsi="Arial" w:eastAsia="Arial" w:cs="Arial"/>
        </w:rPr>
      </w:pPr>
      <w:r w:rsidRPr="00916B26">
        <w:rPr>
          <w:rFonts w:ascii="Arial" w:hAnsi="Arial" w:eastAsia="Arial" w:cs="Arial"/>
        </w:rPr>
        <w:t>This measure is also affected by disease prevalence, and it increases as the disease prevalence decreases.</w:t>
      </w:r>
    </w:p>
    <w:p w:rsidRPr="00916B26" w:rsidR="00CC36F6" w:rsidRDefault="007E5DB8" w14:paraId="5175D15D" w14:textId="77777777">
      <w:pPr>
        <w:spacing w:before="200"/>
        <w:jc w:val="both"/>
        <w:rPr>
          <w:rFonts w:ascii="Arial" w:hAnsi="Arial" w:eastAsia="Arial" w:cs="Arial"/>
        </w:rPr>
      </w:pPr>
      <w:proofErr w:type="gramStart"/>
      <w:r w:rsidRPr="00916B26">
        <w:rPr>
          <w:rFonts w:ascii="Arial" w:hAnsi="Arial" w:eastAsia="Arial" w:cs="Arial"/>
        </w:rPr>
        <w:t>Also</w:t>
      </w:r>
      <w:proofErr w:type="gramEnd"/>
      <w:r w:rsidRPr="00916B26">
        <w:rPr>
          <w:rFonts w:ascii="Arial" w:hAnsi="Arial" w:eastAsia="Arial" w:cs="Arial"/>
        </w:rPr>
        <w:t xml:space="preserve"> it is fundamental to report test accuracy using uncertainty measures such as 95% confidence </w:t>
      </w:r>
      <w:commentRangeStart w:id="338"/>
      <w:r w:rsidRPr="00916B26">
        <w:rPr>
          <w:rFonts w:ascii="Arial" w:hAnsi="Arial" w:eastAsia="Arial" w:cs="Arial"/>
        </w:rPr>
        <w:t>intervals</w:t>
      </w:r>
      <w:commentRangeEnd w:id="338"/>
      <w:r w:rsidR="009F1D6C">
        <w:rPr>
          <w:rStyle w:val="CommentReference"/>
        </w:rPr>
        <w:commentReference w:id="338"/>
      </w:r>
      <w:r w:rsidRPr="00916B26">
        <w:rPr>
          <w:rFonts w:ascii="Arial" w:hAnsi="Arial" w:eastAsia="Arial" w:cs="Arial"/>
        </w:rPr>
        <w:t>.</w:t>
      </w:r>
    </w:p>
    <w:p w:rsidRPr="00916B26" w:rsidR="00CC36F6" w:rsidRDefault="007E5DB8" w14:paraId="2FEDC1DD" w14:textId="77777777">
      <w:pPr>
        <w:spacing w:before="200"/>
        <w:jc w:val="both"/>
        <w:rPr>
          <w:rFonts w:ascii="Arial" w:hAnsi="Arial" w:eastAsia="Arial" w:cs="Arial"/>
        </w:rPr>
      </w:pPr>
      <w:commentRangeStart w:id="339"/>
      <w:commentRangeStart w:id="340"/>
      <w:r w:rsidRPr="00916B26">
        <w:rPr>
          <w:rFonts w:ascii="Arial" w:hAnsi="Arial" w:eastAsia="Arial" w:cs="Arial"/>
          <w:color w:val="4A86E8"/>
        </w:rPr>
        <w:t>[IMPORTANT]</w:t>
      </w:r>
      <w:r w:rsidRPr="00916B26">
        <w:rPr>
          <w:rFonts w:ascii="Arial" w:hAnsi="Arial" w:eastAsia="Arial" w:cs="Arial"/>
        </w:rPr>
        <w:t xml:space="preserve"> </w:t>
      </w:r>
      <w:commentRangeEnd w:id="339"/>
      <w:r w:rsidR="00532424">
        <w:rPr>
          <w:rStyle w:val="CommentReference"/>
        </w:rPr>
        <w:commentReference w:id="339"/>
      </w:r>
      <w:r w:rsidRPr="00916B26">
        <w:rPr>
          <w:rFonts w:ascii="Arial" w:hAnsi="Arial" w:eastAsia="Arial" w:cs="Arial"/>
        </w:rPr>
        <w:t xml:space="preserve">An ideal screening test should have the maximum sensitivity and the </w:t>
      </w:r>
      <w:proofErr w:type="gramStart"/>
      <w:r w:rsidRPr="00916B26">
        <w:rPr>
          <w:rFonts w:ascii="Arial" w:hAnsi="Arial" w:eastAsia="Arial" w:cs="Arial"/>
        </w:rPr>
        <w:t>maximum  specificity</w:t>
      </w:r>
      <w:proofErr w:type="gramEnd"/>
      <w:r w:rsidRPr="00916B26">
        <w:rPr>
          <w:rFonts w:ascii="Arial" w:hAnsi="Arial" w:eastAsia="Arial" w:cs="Arial"/>
        </w:rPr>
        <w:t xml:space="preserve">, but in real life this is almost impossible to accomplish and screening tests do not classify patients perfectly. To achieve high sensitivity, specificity decreases and the opposite way. The prevalence of </w:t>
      </w:r>
      <w:proofErr w:type="gramStart"/>
      <w:r w:rsidRPr="00916B26">
        <w:rPr>
          <w:rFonts w:ascii="Arial" w:hAnsi="Arial" w:eastAsia="Arial" w:cs="Arial"/>
        </w:rPr>
        <w:t>the majority of</w:t>
      </w:r>
      <w:proofErr w:type="gramEnd"/>
      <w:r w:rsidRPr="00916B26">
        <w:rPr>
          <w:rFonts w:ascii="Arial" w:hAnsi="Arial" w:eastAsia="Arial" w:cs="Arial"/>
        </w:rPr>
        <w:t xml:space="preserve"> tumours among the population is low. Therefore, a decrease in the test specificity </w:t>
      </w:r>
      <w:proofErr w:type="gramStart"/>
      <w:r w:rsidRPr="00916B26">
        <w:rPr>
          <w:rFonts w:ascii="Arial" w:hAnsi="Arial" w:eastAsia="Arial" w:cs="Arial"/>
        </w:rPr>
        <w:t>in order to</w:t>
      </w:r>
      <w:proofErr w:type="gramEnd"/>
      <w:r w:rsidRPr="00916B26">
        <w:rPr>
          <w:rFonts w:ascii="Arial" w:hAnsi="Arial" w:eastAsia="Arial" w:cs="Arial"/>
        </w:rPr>
        <w:t xml:space="preserve"> maximize </w:t>
      </w:r>
      <w:r w:rsidRPr="00916B26">
        <w:rPr>
          <w:rFonts w:ascii="Arial" w:hAnsi="Arial" w:eastAsia="Arial" w:cs="Arial"/>
        </w:rPr>
        <w:lastRenderedPageBreak/>
        <w:t xml:space="preserve">sensitivity, results in considerable increase of false positives that could lead to higher costs and to an increment of the adverse effects related to the screening tests. Thus, when assessing </w:t>
      </w:r>
      <w:proofErr w:type="gramStart"/>
      <w:r w:rsidRPr="00916B26">
        <w:rPr>
          <w:rFonts w:ascii="Arial" w:hAnsi="Arial" w:eastAsia="Arial" w:cs="Arial"/>
        </w:rPr>
        <w:t>an</w:t>
      </w:r>
      <w:proofErr w:type="gramEnd"/>
      <w:r w:rsidRPr="00916B26">
        <w:rPr>
          <w:rFonts w:ascii="Arial" w:hAnsi="Arial" w:eastAsia="Arial" w:cs="Arial"/>
        </w:rPr>
        <w:t xml:space="preserve"> screening test for an specific type of cancer among the general population the most relevant characteristic is a high PPV to detect the majority of the cases. This will, obviously, be at the cost of some false positives (lower specificity) </w:t>
      </w:r>
      <w:commentRangeStart w:id="341"/>
      <w:r w:rsidRPr="00916B26">
        <w:rPr>
          <w:rFonts w:ascii="Arial" w:hAnsi="Arial" w:eastAsia="Arial" w:cs="Arial"/>
        </w:rPr>
        <w:t xml:space="preserve">as those false positives will be eliminated in further steps of the diagnostic procedure. </w:t>
      </w:r>
      <w:commentRangeEnd w:id="341"/>
      <w:r w:rsidR="00491EFB">
        <w:rPr>
          <w:rStyle w:val="CommentReference"/>
        </w:rPr>
        <w:commentReference w:id="341"/>
      </w:r>
      <w:r w:rsidRPr="00916B26">
        <w:rPr>
          <w:rFonts w:ascii="Arial" w:hAnsi="Arial" w:eastAsia="Arial" w:cs="Arial"/>
        </w:rPr>
        <w:t xml:space="preserve">In real life, the decision of the test might also consider the implications of being classified as positive or negative as well as whether additional diagnostic tests are available or not. In life-threatening diseases such as cancer, the main interest is that the subjects with disease are referred for further diagnosis, </w:t>
      </w:r>
      <w:proofErr w:type="gramStart"/>
      <w:r w:rsidRPr="00916B26">
        <w:rPr>
          <w:rFonts w:ascii="Arial" w:hAnsi="Arial" w:eastAsia="Arial" w:cs="Arial"/>
        </w:rPr>
        <w:t>i.e.</w:t>
      </w:r>
      <w:proofErr w:type="gramEnd"/>
      <w:r w:rsidRPr="00916B26">
        <w:rPr>
          <w:rFonts w:ascii="Arial" w:hAnsi="Arial" w:eastAsia="Arial" w:cs="Arial"/>
        </w:rPr>
        <w:t xml:space="preserve"> that they are not initially classified as </w:t>
      </w:r>
      <w:commentRangeStart w:id="342"/>
      <w:r w:rsidRPr="00916B26">
        <w:rPr>
          <w:rFonts w:ascii="Arial" w:hAnsi="Arial" w:eastAsia="Arial" w:cs="Arial"/>
        </w:rPr>
        <w:t>false negatives</w:t>
      </w:r>
      <w:commentRangeEnd w:id="342"/>
      <w:r w:rsidR="0080659D">
        <w:rPr>
          <w:rStyle w:val="CommentReference"/>
        </w:rPr>
        <w:commentReference w:id="342"/>
      </w:r>
      <w:r w:rsidRPr="00916B26">
        <w:rPr>
          <w:rFonts w:ascii="Arial" w:hAnsi="Arial" w:eastAsia="Arial" w:cs="Arial"/>
        </w:rPr>
        <w:t xml:space="preserve">. </w:t>
      </w:r>
      <w:commentRangeEnd w:id="340"/>
      <w:r w:rsidR="001A7908">
        <w:rPr>
          <w:rStyle w:val="CommentReference"/>
        </w:rPr>
        <w:commentReference w:id="340"/>
      </w:r>
    </w:p>
    <w:p w:rsidRPr="00916B26" w:rsidR="00CC36F6" w:rsidRDefault="007E5DB8" w14:paraId="4F331666" w14:textId="77777777">
      <w:pPr>
        <w:spacing w:before="200"/>
        <w:jc w:val="both"/>
        <w:rPr>
          <w:rFonts w:ascii="Arial" w:hAnsi="Arial" w:eastAsia="Arial" w:cs="Arial"/>
        </w:rPr>
      </w:pPr>
      <w:commentRangeStart w:id="343"/>
      <w:commentRangeStart w:id="344"/>
      <w:r w:rsidRPr="00916B26">
        <w:rPr>
          <w:rFonts w:ascii="Arial" w:hAnsi="Arial" w:eastAsia="Arial" w:cs="Arial"/>
        </w:rPr>
        <w:t>A positive screening result is the initial step of a diagnostic process by means of referral to subsequent diagnostic tests (</w:t>
      </w:r>
      <w:r w:rsidRPr="00916B26">
        <w:rPr>
          <w:rFonts w:ascii="Arial" w:hAnsi="Arial" w:eastAsia="Arial" w:cs="Arial"/>
          <w:b/>
        </w:rPr>
        <w:t>triage tests</w:t>
      </w:r>
      <w:r w:rsidRPr="00916B26">
        <w:rPr>
          <w:rFonts w:ascii="Arial" w:hAnsi="Arial" w:eastAsia="Arial" w:cs="Arial"/>
        </w:rPr>
        <w:t xml:space="preserve">). </w:t>
      </w:r>
      <w:commentRangeEnd w:id="343"/>
      <w:r w:rsidR="00971716">
        <w:rPr>
          <w:rStyle w:val="CommentReference"/>
        </w:rPr>
        <w:commentReference w:id="343"/>
      </w:r>
      <w:commentRangeEnd w:id="344"/>
      <w:r w:rsidR="00F675AD">
        <w:rPr>
          <w:rStyle w:val="CommentReference"/>
        </w:rPr>
        <w:commentReference w:id="344"/>
      </w:r>
      <w:r w:rsidRPr="00916B26">
        <w:rPr>
          <w:rFonts w:ascii="Arial" w:hAnsi="Arial" w:eastAsia="Arial" w:cs="Arial"/>
        </w:rPr>
        <w:t xml:space="preserve">Therefore, in the following step, when we are interested in confirming diagnosis, we will prioritize maximizing specificity over sensitivity, to correctly classify healthy subjects.  </w:t>
      </w:r>
    </w:p>
    <w:p w:rsidRPr="00916B26" w:rsidR="00CC36F6" w:rsidRDefault="007E5DB8" w14:paraId="75EF1C18" w14:textId="339B84CE">
      <w:pPr>
        <w:spacing w:before="200"/>
        <w:jc w:val="both"/>
        <w:rPr>
          <w:rFonts w:ascii="Arial" w:hAnsi="Arial" w:eastAsia="Arial" w:cs="Arial"/>
        </w:rPr>
      </w:pPr>
      <w:r w:rsidRPr="00916B26">
        <w:rPr>
          <w:rFonts w:ascii="Arial" w:hAnsi="Arial" w:eastAsia="Arial" w:cs="Arial"/>
          <w:color w:val="4A86E8"/>
        </w:rPr>
        <w:t>[Example</w:t>
      </w:r>
      <w:commentRangeStart w:id="345"/>
      <w:r w:rsidRPr="00916B26">
        <w:rPr>
          <w:rFonts w:ascii="Arial" w:hAnsi="Arial" w:eastAsia="Arial" w:cs="Arial"/>
          <w:color w:val="4A86E8"/>
        </w:rPr>
        <w:t>]</w:t>
      </w:r>
      <w:r w:rsidRPr="00916B26">
        <w:rPr>
          <w:rFonts w:ascii="Arial" w:hAnsi="Arial" w:eastAsia="Arial" w:cs="Arial"/>
        </w:rPr>
        <w:t xml:space="preserve"> </w:t>
      </w:r>
      <w:r w:rsidRPr="00916B26">
        <w:rPr>
          <w:rFonts w:ascii="Arial" w:hAnsi="Arial" w:eastAsia="Arial" w:cs="Arial"/>
          <w:i/>
        </w:rPr>
        <w:t>HPV DNA for primary screening follo</w:t>
      </w:r>
      <w:r w:rsidR="00CF020E">
        <w:rPr>
          <w:rFonts w:ascii="Arial" w:hAnsi="Arial" w:eastAsia="Arial" w:cs="Arial"/>
          <w:i/>
        </w:rPr>
        <w:t xml:space="preserve">wed triage testing with cytology </w:t>
      </w:r>
      <w:r w:rsidR="00CF020E">
        <w:rPr>
          <w:rFonts w:ascii="Arial" w:hAnsi="Arial" w:eastAsia="Arial" w:cs="Arial"/>
          <w:i/>
        </w:rPr>
        <w:fldChar w:fldCharType="begin"/>
      </w:r>
      <w:r w:rsidR="00FB6E81">
        <w:rPr>
          <w:rFonts w:ascii="Arial" w:hAnsi="Arial" w:eastAsia="Arial" w:cs="Arial"/>
          <w:i/>
        </w:rPr>
        <w:instrText xml:space="preserve"> ADDIN ZOTERO_ITEM CSL_CITATION {"citationID":"xBH28n8w","properties":{"formattedCitation":"(18)","plainCitation":"(18)","noteIndex":0},"citationItems":[{"id":"a5lc9phV/9bhLlEni","uris":["http://zotero.org/users/1513738/items/CXXARP5T"],"uri":["http://zotero.org/users/1513738/items/CXXARP5T"],"itemData":{"id":2995,"type":"article-journal","abstract":"Background: Human papillomavirus (HPV) testing is increasingly used as the primary cervical cancer screening test. In a large pilot implementation, we compared participation, referrals and detection of high-grade cervical intraepithelial neoplasia (CIN) in HPV- versus cytology-based cervical cancer screening.\nMethods: The implementation was embedded into the routine screening program at Lillebaelt Hospital, Department of Pathology, Vejle, Denmark. Based on the area of residence, women aged 30-59 years were screened by either HPV testing (with HPV16/18 genotyping and cytology triage) or cytology (with HPV triage for minor abnormalities). Our analysis includes women invited or screened during May 2017-May 2018 (invited: n=35,081; screened: n=28,352) with 6 months of follow-up. Information on screening results and sociodemographic characteristics were obtained from registers. Using logistic regression, we estimated odds ratios (ORs) with 95% confidence intervals (CIs) of participation, referral and CIN3+-detection in HPV- versus cytology-based screening, adjusting for sociodemographic characteristics.\nResults: Participation was virtually identical in the HPV- and cytology group (58.4% vs 58.8%; ORadjusted=0.97, 95% CI, 0.93-1.01). Referral to colposcopy was more common in the HPV- than cytology group (3.8% vs 2.1%; ORadjusted=1.88, 95% CI, 1.63-2.17). More cases of CIN3+ were detected in the HPV- than cytology group (1.0% vs 0.7%, ORadjusted=1.47; 95% CI, 1.13-1.91).\nConclusion: Participation did not differ between HPV- and cytology-based screening. HPV-based screening detected more cases of CIN3+, but in this initial screening round also led to more colposcopies than cytology-based screening.","container-title":"Clinical Epidemiology","DOI":"10.2147/CLEP.S243546","ISSN":"1179-1349","journalAbbreviation":"Clin Epidemiol","language":"eng","note":"PMID: 32110112\nPMCID: PMC7041597","page":"203-213","source":"PubMed","title":"Clinical Performance of Human Papillomavirus (HPV) Testing versus Cytology for Cervical Cancer Screening: Results of a Large Danish Implementation Study","title-short":"Clinical Performance of Human Papillomavirus (HPV) Testing versus Cytology for Cervical Cancer Screening","volume":"12","author":[{"family":"Thomsen","given":"Louise T."},{"family":"Kjær","given":"Susanne K."},{"family":"Munk","given":"Christian"},{"family":"Frederiksen","given":"Kirsten"},{"family":"Ørnskov","given":"Dorthe"},{"family":"Waldstrøm","given":"Marianne"}],"issued":{"date-parts":[["2020"]]}}}],"schema":"https://github.com/citation-style-language/schema/raw/master/csl-citation.json"} </w:instrText>
      </w:r>
      <w:r w:rsidR="00CF020E">
        <w:rPr>
          <w:rFonts w:ascii="Arial" w:hAnsi="Arial" w:eastAsia="Arial" w:cs="Arial"/>
          <w:i/>
        </w:rPr>
        <w:fldChar w:fldCharType="separate"/>
      </w:r>
      <w:r w:rsidRPr="00FB6E81" w:rsidR="00FB6E81">
        <w:rPr>
          <w:rFonts w:ascii="Arial" w:hAnsi="Arial" w:cs="Arial"/>
        </w:rPr>
        <w:t>(18)</w:t>
      </w:r>
      <w:r w:rsidR="00CF020E">
        <w:rPr>
          <w:rFonts w:ascii="Arial" w:hAnsi="Arial" w:eastAsia="Arial" w:cs="Arial"/>
          <w:i/>
        </w:rPr>
        <w:fldChar w:fldCharType="end"/>
      </w:r>
      <w:r w:rsidRPr="00916B26">
        <w:rPr>
          <w:rFonts w:ascii="Arial" w:hAnsi="Arial" w:eastAsia="Arial" w:cs="Arial"/>
          <w:i/>
        </w:rPr>
        <w:t xml:space="preserve">. </w:t>
      </w:r>
      <w:r w:rsidRPr="00916B26">
        <w:rPr>
          <w:rFonts w:ascii="Arial" w:hAnsi="Arial" w:eastAsia="Arial" w:cs="Arial"/>
        </w:rPr>
        <w:t>In high-resource countries, HPV testing with triage to cytology is the current procedure for early diagnosis of cervical cancer. While HPV DNA testing shows high sens</w:t>
      </w:r>
      <w:r w:rsidR="00CF020E">
        <w:rPr>
          <w:rFonts w:ascii="Arial" w:hAnsi="Arial" w:eastAsia="Arial" w:cs="Arial"/>
        </w:rPr>
        <w:t>itivity and moderate</w:t>
      </w:r>
      <w:ins w:author="Claudia Robles Hellin" w:date="2020-11-26T11:55:00Z" w:id="346">
        <w:r w:rsidR="00B455FB">
          <w:rPr>
            <w:rFonts w:ascii="Arial" w:hAnsi="Arial" w:eastAsia="Arial" w:cs="Arial"/>
          </w:rPr>
          <w:t xml:space="preserve"> specificity</w:t>
        </w:r>
      </w:ins>
      <w:r w:rsidR="00CF020E">
        <w:rPr>
          <w:rFonts w:ascii="Arial" w:hAnsi="Arial" w:eastAsia="Arial" w:cs="Arial"/>
        </w:rPr>
        <w:t xml:space="preserve">, </w:t>
      </w:r>
      <w:r w:rsidRPr="00916B26">
        <w:rPr>
          <w:rFonts w:ascii="Arial" w:hAnsi="Arial" w:eastAsia="Arial" w:cs="Arial"/>
        </w:rPr>
        <w:t>it is used for screening followed by cytology as triage test, which presen</w:t>
      </w:r>
      <w:r w:rsidR="00CF020E">
        <w:rPr>
          <w:rFonts w:ascii="Arial" w:hAnsi="Arial" w:eastAsia="Arial" w:cs="Arial"/>
        </w:rPr>
        <w:t xml:space="preserve">ts low to moderate sensitivity </w:t>
      </w:r>
      <w:r w:rsidRPr="00916B26">
        <w:rPr>
          <w:rFonts w:ascii="Arial" w:hAnsi="Arial" w:eastAsia="Arial" w:cs="Arial"/>
        </w:rPr>
        <w:t>but</w:t>
      </w:r>
      <w:r w:rsidR="00CF020E">
        <w:rPr>
          <w:rFonts w:ascii="Arial" w:hAnsi="Arial" w:eastAsia="Arial" w:cs="Arial"/>
        </w:rPr>
        <w:t xml:space="preserve"> very high specificity.</w:t>
      </w:r>
      <w:r w:rsidRPr="00916B26">
        <w:rPr>
          <w:rFonts w:ascii="Arial" w:hAnsi="Arial" w:eastAsia="Arial" w:cs="Arial"/>
        </w:rPr>
        <w:t xml:space="preserve"> </w:t>
      </w:r>
      <w:commentRangeEnd w:id="345"/>
      <w:r w:rsidR="00B455FB">
        <w:rPr>
          <w:rStyle w:val="CommentReference"/>
        </w:rPr>
        <w:commentReference w:id="345"/>
      </w:r>
    </w:p>
    <w:p w:rsidR="00CC36F6" w:rsidRDefault="00CC36F6" w14:paraId="7115CB23" w14:textId="3D2F1584">
      <w:pPr>
        <w:spacing w:before="200"/>
        <w:jc w:val="both"/>
        <w:rPr>
          <w:ins w:author="de Sanjose, Silvia" w:date="2020-12-17T19:32:00Z" w:id="347"/>
          <w:rFonts w:ascii="Arial" w:hAnsi="Arial" w:eastAsia="Arial" w:cs="Arial"/>
        </w:rPr>
      </w:pPr>
    </w:p>
    <w:p w:rsidR="00F87BD9" w:rsidRDefault="00F87BD9" w14:paraId="525941E4" w14:textId="4541B8F8">
      <w:pPr>
        <w:spacing w:before="200"/>
        <w:jc w:val="both"/>
        <w:rPr>
          <w:ins w:author="de Sanjose, Silvia" w:date="2020-12-17T19:32:00Z" w:id="348"/>
          <w:rFonts w:ascii="Arial" w:hAnsi="Arial" w:eastAsia="Arial" w:cs="Arial"/>
        </w:rPr>
      </w:pPr>
    </w:p>
    <w:p w:rsidRPr="00916B26" w:rsidR="00F87BD9" w:rsidP="00F87BD9" w:rsidRDefault="00F87BD9" w14:paraId="17D75F22" w14:textId="77777777">
      <w:pPr>
        <w:pStyle w:val="Heading2"/>
        <w:keepLines/>
        <w:ind w:firstLine="720"/>
      </w:pPr>
      <w:commentRangeStart w:id="349"/>
      <w:commentRangeStart w:id="350"/>
      <w:r w:rsidRPr="00916B26">
        <w:t xml:space="preserve">2.3. Potential biases (lead time, length time, </w:t>
      </w:r>
      <w:proofErr w:type="spellStart"/>
      <w:r w:rsidRPr="00916B26">
        <w:t>overdiagnose</w:t>
      </w:r>
      <w:proofErr w:type="spellEnd"/>
      <w:r w:rsidRPr="00916B26">
        <w:t>, etc)</w:t>
      </w:r>
      <w:commentRangeEnd w:id="349"/>
      <w:r>
        <w:rPr>
          <w:rStyle w:val="CommentReference"/>
          <w:rFonts w:ascii="Verdana" w:hAnsi="Verdana" w:eastAsia="Verdana" w:cs="Verdana"/>
          <w:b w:val="0"/>
        </w:rPr>
        <w:commentReference w:id="349"/>
      </w:r>
      <w:commentRangeEnd w:id="350"/>
      <w:r w:rsidR="002C1C85">
        <w:rPr>
          <w:rStyle w:val="CommentReference"/>
          <w:rFonts w:ascii="Verdana" w:hAnsi="Verdana" w:eastAsia="Verdana" w:cs="Verdana"/>
          <w:b w:val="0"/>
        </w:rPr>
        <w:commentReference w:id="350"/>
      </w:r>
    </w:p>
    <w:p w:rsidRPr="00916B26" w:rsidR="00F87BD9" w:rsidP="00F87BD9" w:rsidRDefault="00F87BD9" w14:paraId="3C696B00" w14:textId="77777777">
      <w:pPr>
        <w:pStyle w:val="Heading3"/>
        <w:keepLines/>
        <w:spacing w:before="200" w:after="0"/>
        <w:ind w:left="0" w:firstLine="0"/>
        <w:rPr>
          <w:rFonts w:ascii="Arial" w:hAnsi="Arial" w:eastAsia="Arial" w:cs="Arial"/>
          <w:i/>
        </w:rPr>
      </w:pPr>
      <w:r w:rsidRPr="00916B26">
        <w:rPr>
          <w:rFonts w:ascii="Arial" w:hAnsi="Arial" w:eastAsia="Arial" w:cs="Arial"/>
          <w:i/>
        </w:rPr>
        <w:t>Lead time bias</w:t>
      </w:r>
    </w:p>
    <w:p w:rsidRPr="00916B26" w:rsidR="00F87BD9" w:rsidP="00F87BD9" w:rsidRDefault="00F87BD9" w14:paraId="333ABC10" w14:textId="77777777">
      <w:pPr>
        <w:spacing w:before="200"/>
        <w:jc w:val="both"/>
        <w:rPr>
          <w:rFonts w:ascii="Arial" w:hAnsi="Arial" w:eastAsia="Arial" w:cs="Arial"/>
        </w:rPr>
      </w:pPr>
      <w:r w:rsidRPr="00916B26">
        <w:rPr>
          <w:rFonts w:ascii="Arial" w:hAnsi="Arial" w:eastAsia="Arial" w:cs="Arial"/>
        </w:rPr>
        <w:t xml:space="preserve">Screening allows identifying disease earlier, so treatment can start at an early phase </w:t>
      </w:r>
      <w:proofErr w:type="gramStart"/>
      <w:r w:rsidRPr="00916B26">
        <w:rPr>
          <w:rFonts w:ascii="Arial" w:hAnsi="Arial" w:eastAsia="Arial" w:cs="Arial"/>
        </w:rPr>
        <w:t>in order to</w:t>
      </w:r>
      <w:proofErr w:type="gramEnd"/>
      <w:r w:rsidRPr="00916B26">
        <w:rPr>
          <w:rFonts w:ascii="Arial" w:hAnsi="Arial" w:eastAsia="Arial" w:cs="Arial"/>
        </w:rPr>
        <w:t xml:space="preserve"> imply a longer survival. However, this jump in the detection of the disease may imply a bias. </w:t>
      </w:r>
      <w:r>
        <w:rPr>
          <w:rFonts w:ascii="Arial" w:hAnsi="Arial" w:eastAsia="Arial" w:cs="Arial"/>
        </w:rPr>
        <w:t>A s</w:t>
      </w:r>
      <w:r w:rsidRPr="006636F1">
        <w:rPr>
          <w:rFonts w:ascii="Arial" w:hAnsi="Arial" w:eastAsia="Arial" w:cs="Arial"/>
        </w:rPr>
        <w:t>creening</w:t>
      </w:r>
      <w:r>
        <w:rPr>
          <w:rFonts w:ascii="Arial" w:hAnsi="Arial" w:eastAsia="Arial" w:cs="Arial"/>
        </w:rPr>
        <w:t xml:space="preserve"> program</w:t>
      </w:r>
      <w:r w:rsidRPr="006636F1">
        <w:rPr>
          <w:rFonts w:ascii="Arial" w:hAnsi="Arial" w:eastAsia="Arial" w:cs="Arial"/>
        </w:rPr>
        <w:t xml:space="preserve"> is not useful</w:t>
      </w:r>
      <w:r>
        <w:rPr>
          <w:rFonts w:ascii="Arial" w:hAnsi="Arial" w:eastAsia="Arial" w:cs="Arial"/>
        </w:rPr>
        <w:t xml:space="preserve"> </w:t>
      </w:r>
      <w:r w:rsidRPr="006636F1">
        <w:rPr>
          <w:rFonts w:ascii="Arial" w:hAnsi="Arial" w:eastAsia="Arial" w:cs="Arial"/>
        </w:rPr>
        <w:t>when there is an increase in</w:t>
      </w:r>
      <w:commentRangeStart w:id="351"/>
      <w:r w:rsidRPr="006636F1">
        <w:rPr>
          <w:rFonts w:ascii="Arial" w:hAnsi="Arial" w:eastAsia="Arial" w:cs="Arial"/>
        </w:rPr>
        <w:t xml:space="preserve"> survival </w:t>
      </w:r>
      <w:commentRangeEnd w:id="351"/>
      <w:r>
        <w:rPr>
          <w:rStyle w:val="CommentReference"/>
        </w:rPr>
        <w:commentReference w:id="351"/>
      </w:r>
      <w:r>
        <w:rPr>
          <w:rFonts w:ascii="Arial" w:hAnsi="Arial" w:eastAsia="Arial" w:cs="Arial"/>
        </w:rPr>
        <w:t>but not</w:t>
      </w:r>
      <w:r w:rsidRPr="006636F1">
        <w:rPr>
          <w:rFonts w:ascii="Arial" w:hAnsi="Arial" w:eastAsia="Arial" w:cs="Arial"/>
        </w:rPr>
        <w:t xml:space="preserve"> a </w:t>
      </w:r>
      <w:commentRangeStart w:id="352"/>
      <w:r w:rsidRPr="006636F1">
        <w:rPr>
          <w:rFonts w:ascii="Arial" w:hAnsi="Arial" w:eastAsia="Arial" w:cs="Arial"/>
        </w:rPr>
        <w:t>prolongation in life</w:t>
      </w:r>
      <w:r>
        <w:rPr>
          <w:rFonts w:ascii="Arial" w:hAnsi="Arial" w:eastAsia="Arial" w:cs="Arial"/>
        </w:rPr>
        <w:t xml:space="preserve"> </w:t>
      </w:r>
      <w:commentRangeEnd w:id="352"/>
      <w:r>
        <w:rPr>
          <w:rStyle w:val="CommentReference"/>
        </w:rPr>
        <w:commentReference w:id="352"/>
      </w:r>
      <w:r>
        <w:rPr>
          <w:rFonts w:ascii="Arial" w:hAnsi="Arial" w:eastAsia="Arial" w:cs="Arial"/>
        </w:rPr>
        <w:fldChar w:fldCharType="begin"/>
      </w:r>
      <w:r>
        <w:rPr>
          <w:rFonts w:ascii="Arial" w:hAnsi="Arial" w:eastAsia="Arial" w:cs="Arial"/>
        </w:rPr>
        <w:instrText xml:space="preserve"> ADDIN ZOTERO_ITEM CSL_CITATION {"citationID":"j1KUNEXK","properties":{"formattedCitation":"(2)","plainCitation":"(2)","noteIndex":0},"citationItems":[{"id":"a5lc9phV/2LIcAkGE","uris":["http://zotero.org/users/1513738/items/BZCXRP3Y"],"uri":["http://zotero.org/users/1513738/items/BZCXRP3Y"],"itemData":{"id":"MA48p5lH/VcRDMwFy","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Pr>
          <w:rFonts w:ascii="Arial" w:hAnsi="Arial" w:eastAsia="Arial" w:cs="Arial"/>
        </w:rPr>
        <w:fldChar w:fldCharType="separate"/>
      </w:r>
      <w:r w:rsidRPr="006636F1">
        <w:rPr>
          <w:rFonts w:ascii="Arial" w:hAnsi="Arial" w:cs="Arial"/>
        </w:rPr>
        <w:t>(2)</w:t>
      </w:r>
      <w:r>
        <w:rPr>
          <w:rFonts w:ascii="Arial" w:hAnsi="Arial" w:eastAsia="Arial" w:cs="Arial"/>
        </w:rPr>
        <w:fldChar w:fldCharType="end"/>
      </w:r>
      <w:r w:rsidRPr="006636F1">
        <w:rPr>
          <w:rFonts w:ascii="Arial" w:hAnsi="Arial" w:eastAsia="Arial" w:cs="Arial"/>
        </w:rPr>
        <w:t xml:space="preserve">. </w:t>
      </w:r>
      <w:commentRangeStart w:id="353"/>
      <w:r w:rsidRPr="00916B26">
        <w:rPr>
          <w:rFonts w:ascii="Arial" w:hAnsi="Arial" w:eastAsia="Arial" w:cs="Arial"/>
        </w:rPr>
        <w:t xml:space="preserve">For example, subject B appears to survive longer than subject A, but only because the disease was identified earlier </w:t>
      </w:r>
      <w:r w:rsidRPr="00916B26">
        <w:rPr>
          <w:rFonts w:ascii="Arial" w:hAnsi="Arial" w:eastAsia="Arial" w:cs="Arial"/>
          <w:color w:val="4A86E8"/>
        </w:rPr>
        <w:t>[Figure 2]</w:t>
      </w:r>
      <w:r w:rsidRPr="00916B26">
        <w:rPr>
          <w:rFonts w:ascii="Arial" w:hAnsi="Arial" w:eastAsia="Arial" w:cs="Arial"/>
        </w:rPr>
        <w:t>.</w:t>
      </w:r>
      <w:commentRangeEnd w:id="353"/>
      <w:r>
        <w:rPr>
          <w:rStyle w:val="CommentReference"/>
        </w:rPr>
        <w:commentReference w:id="353"/>
      </w:r>
    </w:p>
    <w:p w:rsidRPr="00916B26" w:rsidR="00F87BD9" w:rsidP="00F87BD9" w:rsidRDefault="00F87BD9" w14:paraId="6F4D7C37" w14:textId="77777777">
      <w:pPr>
        <w:rPr>
          <w:rFonts w:ascii="Arial" w:hAnsi="Arial" w:eastAsia="Arial" w:cs="Arial"/>
          <w:sz w:val="22"/>
          <w:szCs w:val="22"/>
          <w:highlight w:val="white"/>
        </w:rPr>
      </w:pPr>
      <w:r w:rsidRPr="00916B26">
        <w:rPr>
          <w:rFonts w:ascii="Arial" w:hAnsi="Arial" w:eastAsia="Arial" w:cs="Arial"/>
          <w:noProof/>
          <w:sz w:val="22"/>
          <w:szCs w:val="22"/>
          <w:highlight w:val="white"/>
          <w:lang w:val="ca-ES"/>
        </w:rPr>
        <w:drawing>
          <wp:inline distT="114300" distB="114300" distL="114300" distR="114300" wp14:anchorId="6323C845" wp14:editId="6EC6DF7F">
            <wp:extent cx="3529013" cy="227451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529013" cy="2274513"/>
                    </a:xfrm>
                    <a:prstGeom prst="rect">
                      <a:avLst/>
                    </a:prstGeom>
                    <a:ln/>
                  </pic:spPr>
                </pic:pic>
              </a:graphicData>
            </a:graphic>
          </wp:inline>
        </w:drawing>
      </w:r>
    </w:p>
    <w:p w:rsidRPr="00916B26" w:rsidR="00F87BD9" w:rsidP="00F87BD9" w:rsidRDefault="00F87BD9" w14:paraId="0AA331FC" w14:textId="77777777">
      <w:pPr>
        <w:pStyle w:val="Heading3"/>
        <w:keepLines/>
        <w:spacing w:before="200" w:after="0"/>
        <w:ind w:left="0" w:firstLine="0"/>
        <w:jc w:val="both"/>
        <w:rPr>
          <w:rFonts w:ascii="Arial" w:hAnsi="Arial" w:eastAsia="Arial" w:cs="Arial"/>
          <w:b w:val="0"/>
          <w:i/>
        </w:rPr>
      </w:pPr>
      <w:commentRangeStart w:id="354"/>
      <w:r w:rsidRPr="00916B26">
        <w:rPr>
          <w:rFonts w:ascii="Arial" w:hAnsi="Arial" w:eastAsia="Arial" w:cs="Arial"/>
          <w:i/>
        </w:rPr>
        <w:lastRenderedPageBreak/>
        <w:t>Length time bias</w:t>
      </w:r>
      <w:commentRangeEnd w:id="354"/>
      <w:r>
        <w:rPr>
          <w:rStyle w:val="CommentReference"/>
          <w:b w:val="0"/>
        </w:rPr>
        <w:commentReference w:id="354"/>
      </w:r>
    </w:p>
    <w:p w:rsidRPr="00916B26" w:rsidR="00F87BD9" w:rsidP="00F87BD9" w:rsidRDefault="00F87BD9" w14:paraId="31C14885" w14:textId="77777777">
      <w:pPr>
        <w:spacing w:before="200"/>
        <w:jc w:val="both"/>
        <w:rPr>
          <w:rFonts w:ascii="Arial" w:hAnsi="Arial" w:eastAsia="Arial" w:cs="Arial"/>
        </w:rPr>
      </w:pPr>
      <w:r w:rsidRPr="00916B26">
        <w:rPr>
          <w:rFonts w:ascii="Arial" w:hAnsi="Arial" w:eastAsia="Arial" w:cs="Arial"/>
        </w:rPr>
        <w:t>Some cancers may have longer detectable preclinical phases than others, while others may be more aggressive and rapidly progress</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yrLjwUFE","properties":{"formattedCitation":"(2)","plainCitation":"(2)","noteIndex":0},"citationItems":[{"id":"a5lc9phV/2LIcAkGE","uris":["http://zotero.org/users/1513738/items/BZCXRP3Y"],"uri":["http://zotero.org/users/1513738/items/BZCXRP3Y"],"itemData":{"id":"MA48p5lH/VcRDMwFy","type":"book","abstract":"\"Cancer Prevention and Screening offers physicians and all clinical healthcare professionals a comprehensive, useful source of the latest information on cancer screening and prevention with both a global and a multidisciplinary perspective. Includes background information on epidemiology, cancer prevention, and cancer screening, for quick reference Offers the latest information for clinical application of the most recent techniques in prevention and screening of all major and many lesser cancer types Emphasises the importance of multidisciplinary teamwork in cancer screening Highlights frequent dilemmas and difficulties encountered during cancer screening Provides clear-cut clinical strategies for optimal patient education, communication, and compliance with cancer prevention techniques\"--Provided by publisher","call-number":"RC268","event-place":"Hoboken, NJ","ISBN":"978-1-118-99106-0","language":"en","number-of-pages":"1","publisher":"Wiley","publisher-place":"Hoboken, NJ","source":"Library of Congress ISBN","title":"Cancer prevention and screening: concepts, principles and controversies","title-short":"Cancer prevention and screening","editor":[{"family":"Eeles","given":"Rosalind A."},{"family":"Tobias","given":"Jeffrey S."},{"family":"Berg","given":"Christine D."}],"issued":{"date-parts":[["2018"]]}}}],"schema":"https://github.com/citation-style-language/schema/raw/master/csl-citation.json"} </w:instrText>
      </w:r>
      <w:r>
        <w:rPr>
          <w:rFonts w:ascii="Arial" w:hAnsi="Arial" w:eastAsia="Arial" w:cs="Arial"/>
        </w:rPr>
        <w:fldChar w:fldCharType="separate"/>
      </w:r>
      <w:r w:rsidRPr="00D9342A">
        <w:rPr>
          <w:rFonts w:ascii="Arial" w:hAnsi="Arial" w:cs="Arial"/>
        </w:rPr>
        <w:t>(2)</w:t>
      </w:r>
      <w:r>
        <w:rPr>
          <w:rFonts w:ascii="Arial" w:hAnsi="Arial" w:eastAsia="Arial" w:cs="Arial"/>
        </w:rPr>
        <w:fldChar w:fldCharType="end"/>
      </w:r>
      <w:r w:rsidRPr="00916B26">
        <w:rPr>
          <w:rFonts w:ascii="Arial" w:hAnsi="Arial" w:eastAsia="Arial" w:cs="Arial"/>
        </w:rPr>
        <w:t>. Screening will probably detect those cancers with longer detectable preclinical phases, which are more likely to be more indolent than those that are not detected by screening</w:t>
      </w:r>
      <w:r w:rsidRPr="00916B26">
        <w:rPr>
          <w:rFonts w:ascii="Arial" w:hAnsi="Arial" w:eastAsia="Arial" w:cs="Arial"/>
          <w:color w:val="4A86E8"/>
        </w:rPr>
        <w:t xml:space="preserve"> [Figure 3]</w:t>
      </w:r>
      <w:r w:rsidRPr="00916B26">
        <w:rPr>
          <w:rFonts w:ascii="Arial" w:hAnsi="Arial" w:eastAsia="Arial" w:cs="Arial"/>
        </w:rPr>
        <w:t>.</w:t>
      </w:r>
      <w:r>
        <w:rPr>
          <w:rFonts w:ascii="Arial" w:hAnsi="Arial" w:eastAsia="Arial" w:cs="Arial"/>
        </w:rPr>
        <w:t xml:space="preserve"> </w:t>
      </w:r>
    </w:p>
    <w:p w:rsidRPr="00916B26" w:rsidR="00F87BD9" w:rsidP="00F87BD9" w:rsidRDefault="00F87BD9" w14:paraId="5F07E417" w14:textId="77777777">
      <w:pPr>
        <w:spacing w:before="200"/>
        <w:jc w:val="both"/>
        <w:rPr>
          <w:rFonts w:ascii="Arial" w:hAnsi="Arial" w:eastAsia="Arial" w:cs="Arial"/>
        </w:rPr>
      </w:pPr>
      <w:commentRangeStart w:id="355"/>
      <w:r w:rsidRPr="00916B26">
        <w:rPr>
          <w:rFonts w:ascii="Arial" w:hAnsi="Arial" w:eastAsia="Arial" w:cs="Arial"/>
        </w:rPr>
        <w:t xml:space="preserve">Overdiagnosis bias </w:t>
      </w:r>
      <w:commentRangeEnd w:id="355"/>
      <w:r>
        <w:rPr>
          <w:rStyle w:val="CommentReference"/>
        </w:rPr>
        <w:commentReference w:id="355"/>
      </w:r>
      <w:r w:rsidRPr="00916B26">
        <w:rPr>
          <w:rFonts w:ascii="Arial" w:hAnsi="Arial" w:eastAsia="Arial" w:cs="Arial"/>
        </w:rPr>
        <w:t>is an extreme form of length-time bias</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dNwyvwZE","properties":{"formattedCitation":"(10)","plainCitation":"(10)","noteIndex":0},"citationItems":[{"id":3953,"uris":["http://zotero.org/users/616309/items/KBV395R9"],"uri":["http://zotero.org/users/616309/items/KBV395R9"],"itemData":{"id":3953,"type":"article-journal","container-title":"Public Health Research &amp; Practice","DOI":"10.17061/phrp2731727","ISSN":"22042091","issue":"3","journalAbbreviation":"Public Health Res Pract","source":"DOI.org (Crossref)","title":"Assessing the efficacy of cancer screening","URL":"http://www.phrp.com.au/?p=36695","volume":"27","author":[{"family":"Jacklyn","given":"Gemma"},{"family":"Bell","given":"Katy"},{"family":"Hayen","given":"Andrew"}],"accessed":{"date-parts":[["2020",11,21]]},"issued":{"date-parts":[["2017"]]}}}],"schema":"https://github.com/citation-style-language/schema/raw/master/csl-citation.json"} </w:instrText>
      </w:r>
      <w:r>
        <w:rPr>
          <w:rFonts w:ascii="Arial" w:hAnsi="Arial" w:eastAsia="Arial" w:cs="Arial"/>
        </w:rPr>
        <w:fldChar w:fldCharType="separate"/>
      </w:r>
      <w:r w:rsidRPr="00FB6E81">
        <w:rPr>
          <w:rFonts w:ascii="Arial" w:hAnsi="Arial" w:cs="Arial"/>
        </w:rPr>
        <w:t>(10)</w:t>
      </w:r>
      <w:r>
        <w:rPr>
          <w:rFonts w:ascii="Arial" w:hAnsi="Arial" w:eastAsia="Arial" w:cs="Arial"/>
        </w:rPr>
        <w:fldChar w:fldCharType="end"/>
      </w:r>
      <w:r w:rsidRPr="00916B26">
        <w:rPr>
          <w:rFonts w:ascii="Arial" w:hAnsi="Arial" w:eastAsia="Arial" w:cs="Arial"/>
        </w:rPr>
        <w:t>. The detection of very indolent tumours in the screened group produces apparent increases in the number of cancer cases.</w:t>
      </w:r>
      <w:r>
        <w:rPr>
          <w:rFonts w:ascii="Arial" w:hAnsi="Arial" w:eastAsia="Arial" w:cs="Arial"/>
        </w:rPr>
        <w:t xml:space="preserve"> R</w:t>
      </w:r>
      <w:r w:rsidRPr="00275212">
        <w:rPr>
          <w:rFonts w:ascii="Arial" w:hAnsi="Arial" w:eastAsia="Arial" w:cs="Arial"/>
        </w:rPr>
        <w:t xml:space="preserve">andomised trials </w:t>
      </w:r>
      <w:r>
        <w:rPr>
          <w:rFonts w:ascii="Arial" w:hAnsi="Arial" w:eastAsia="Arial" w:cs="Arial"/>
        </w:rPr>
        <w:t>with</w:t>
      </w:r>
      <w:r w:rsidRPr="00275212">
        <w:rPr>
          <w:rFonts w:ascii="Arial" w:hAnsi="Arial" w:eastAsia="Arial" w:cs="Arial"/>
        </w:rPr>
        <w:t xml:space="preserve"> mortality rates </w:t>
      </w:r>
      <w:r>
        <w:rPr>
          <w:rFonts w:ascii="Arial" w:hAnsi="Arial" w:eastAsia="Arial" w:cs="Arial"/>
        </w:rPr>
        <w:t xml:space="preserve">as the endpoint </w:t>
      </w:r>
      <w:r w:rsidRPr="00275212">
        <w:rPr>
          <w:rFonts w:ascii="Arial" w:hAnsi="Arial" w:eastAsia="Arial" w:cs="Arial"/>
        </w:rPr>
        <w:t>can overcome lead</w:t>
      </w:r>
      <w:r>
        <w:rPr>
          <w:rFonts w:ascii="Arial" w:hAnsi="Arial" w:eastAsia="Arial" w:cs="Arial"/>
        </w:rPr>
        <w:t xml:space="preserve"> </w:t>
      </w:r>
      <w:r w:rsidRPr="00275212">
        <w:rPr>
          <w:rFonts w:ascii="Arial" w:hAnsi="Arial" w:eastAsia="Arial" w:cs="Arial"/>
        </w:rPr>
        <w:t>and length-time biases</w:t>
      </w:r>
      <w:r>
        <w:rPr>
          <w:rFonts w:ascii="Arial" w:hAnsi="Arial" w:eastAsia="Arial" w:cs="Arial"/>
        </w:rPr>
        <w:t xml:space="preserve">. </w:t>
      </w:r>
    </w:p>
    <w:p w:rsidRPr="00916B26" w:rsidR="00F87BD9" w:rsidP="00F87BD9" w:rsidRDefault="00F87BD9" w14:paraId="4CC63506" w14:textId="77777777">
      <w:pPr>
        <w:rPr>
          <w:rFonts w:ascii="Arial" w:hAnsi="Arial" w:eastAsia="Arial" w:cs="Arial"/>
        </w:rPr>
      </w:pPr>
    </w:p>
    <w:p w:rsidRPr="00916B26" w:rsidR="00F87BD9" w:rsidP="00F87BD9" w:rsidRDefault="00F87BD9" w14:paraId="6AED0BE2" w14:textId="77777777">
      <w:pPr>
        <w:rPr>
          <w:rFonts w:ascii="Arial" w:hAnsi="Arial" w:eastAsia="Arial" w:cs="Arial"/>
        </w:rPr>
      </w:pPr>
      <w:r w:rsidRPr="00916B26">
        <w:rPr>
          <w:rFonts w:ascii="Arial" w:hAnsi="Arial" w:eastAsia="Arial" w:cs="Arial"/>
          <w:noProof/>
          <w:lang w:val="ca-ES"/>
        </w:rPr>
        <w:drawing>
          <wp:inline distT="114300" distB="114300" distL="114300" distR="114300" wp14:anchorId="5E790292" wp14:editId="6364898E">
            <wp:extent cx="4291013" cy="227380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291013" cy="2273809"/>
                    </a:xfrm>
                    <a:prstGeom prst="rect">
                      <a:avLst/>
                    </a:prstGeom>
                    <a:ln/>
                  </pic:spPr>
                </pic:pic>
              </a:graphicData>
            </a:graphic>
          </wp:inline>
        </w:drawing>
      </w:r>
    </w:p>
    <w:p w:rsidRPr="00916B26" w:rsidR="00F87BD9" w:rsidP="00F87BD9" w:rsidRDefault="00F87BD9" w14:paraId="22EDBBBD" w14:textId="77777777">
      <w:pPr>
        <w:spacing w:before="240" w:after="240"/>
        <w:jc w:val="both"/>
        <w:rPr>
          <w:rFonts w:ascii="Arial Nova" w:hAnsi="Arial Nova" w:eastAsia="Arial Nova" w:cs="Arial Nova"/>
          <w:sz w:val="22"/>
          <w:szCs w:val="22"/>
        </w:rPr>
      </w:pPr>
      <w:r w:rsidRPr="00916B26">
        <w:rPr>
          <w:rFonts w:ascii="Arial" w:hAnsi="Arial" w:eastAsia="Arial" w:cs="Arial"/>
          <w:color w:val="4A86E8"/>
          <w:highlight w:val="white"/>
        </w:rPr>
        <w:t>[Example]</w:t>
      </w:r>
      <w:r w:rsidRPr="00916B26">
        <w:rPr>
          <w:rFonts w:ascii="Arial" w:hAnsi="Arial" w:eastAsia="Arial" w:cs="Arial"/>
          <w:color w:val="222222"/>
          <w:highlight w:val="white"/>
        </w:rPr>
        <w:t>: Impotence and incontinence are common side effects of usual therapy for prostate cancer. These consequences will outweigh the alternative in aggressive forms of prostate cancer. However, a considerable proportion of men with prostate cancer have slow-growing tumours that would have been unlikely to be diagnosed or cause harm</w:t>
      </w:r>
      <w:r>
        <w:rPr>
          <w:rFonts w:ascii="Arial" w:hAnsi="Arial" w:eastAsia="Arial" w:cs="Arial"/>
          <w:color w:val="222222"/>
          <w:highlight w:val="white"/>
        </w:rPr>
        <w:t xml:space="preserve"> </w:t>
      </w:r>
      <w:r>
        <w:rPr>
          <w:rFonts w:ascii="Arial" w:hAnsi="Arial" w:eastAsia="Arial" w:cs="Arial"/>
          <w:color w:val="222222"/>
          <w:highlight w:val="white"/>
        </w:rPr>
        <w:fldChar w:fldCharType="begin"/>
      </w:r>
      <w:r>
        <w:rPr>
          <w:rFonts w:ascii="Arial" w:hAnsi="Arial" w:eastAsia="Arial" w:cs="Arial"/>
          <w:color w:val="222222"/>
          <w:highlight w:val="white"/>
        </w:rPr>
        <w:instrText xml:space="preserve"> ADDIN ZOTERO_ITEM CSL_CITATION {"citationID":"7dfHInU6","properties":{"formattedCitation":"(11)","plainCitation":"(11)","noteIndex":0},"citationItems":[{"id":3931,"uris":["http://zotero.org/users/616309/items/UFWRGA6F"],"uri":["http://zotero.org/users/616309/items/UFWRGA6F"],"itemData":{"id":3931,"type":"article-journal","abstract":"BACKGROUND: The evidence relating to the use of prostate-specific antigen (PSA) as a screening test is a highly controversial, as demonstrated by the lack of agreement among experts. There may be biases associated with various studies.\nISSUES: The main controversy is the relatively high prevalence of prostate cancer (PC) found at autopsy compared with the relatively low death rate from the disease. The lack of modifiable risk factors has led to early detection as a strategy to reduce mortality, as there is evidence for a significant burden of disease. Important issues are the accuracy of current screening tests, some attempts to improve on them, and whether there are good prognostic markers. The consequences of PSA testing (usually further testing including biopsy) and outcomes of treatment are presented in terms of mortality and morbidity; quality of life (QOL) must also be considered. Also important are the benefits from, and the difficulties associated with the \"informed choice\" approach to PSA screening.\nCONCLUSION: There is evidence to suggest that biases can have a significant impact on the utility of PSA as a screening test for PC.","container-title":"Clinica Chimica Acta; International Journal of Clinical Chemistry","DOI":"10.1016/s0009-8981(01)00717-3","ISSN":"0009-8981","issue":"1-2","journalAbbreviation":"Clin Chim Acta","language":"eng","note":"PMID: 11728412","page":"71-97","source":"PubMed","title":"Screening for prostate cancer with prostate-specific antigen: beware the biases","title-short":"Screening for prostate cancer with prostate-specific antigen","volume":"315","author":[{"family":"Bunting","given":"Peter S."}],"issued":{"date-parts":[["2002",1]]}}}],"schema":"https://github.com/citation-style-language/schema/raw/master/csl-citation.json"} </w:instrText>
      </w:r>
      <w:r>
        <w:rPr>
          <w:rFonts w:ascii="Arial" w:hAnsi="Arial" w:eastAsia="Arial" w:cs="Arial"/>
          <w:color w:val="222222"/>
          <w:highlight w:val="white"/>
        </w:rPr>
        <w:fldChar w:fldCharType="separate"/>
      </w:r>
      <w:r w:rsidRPr="00FB6E81">
        <w:rPr>
          <w:rFonts w:ascii="Arial" w:hAnsi="Arial" w:cs="Arial"/>
          <w:highlight w:val="white"/>
        </w:rPr>
        <w:t>(11)</w:t>
      </w:r>
      <w:r>
        <w:rPr>
          <w:rFonts w:ascii="Arial" w:hAnsi="Arial" w:eastAsia="Arial" w:cs="Arial"/>
          <w:color w:val="222222"/>
          <w:highlight w:val="white"/>
        </w:rPr>
        <w:fldChar w:fldCharType="end"/>
      </w:r>
      <w:r w:rsidRPr="00916B26">
        <w:rPr>
          <w:rFonts w:ascii="Arial" w:hAnsi="Arial" w:eastAsia="Arial" w:cs="Arial"/>
          <w:color w:val="222222"/>
          <w:highlight w:val="white"/>
        </w:rPr>
        <w:t>.</w:t>
      </w:r>
    </w:p>
    <w:p w:rsidRPr="00916B26" w:rsidR="00F87BD9" w:rsidP="00F87BD9" w:rsidRDefault="00F87BD9" w14:paraId="15480506" w14:textId="77777777">
      <w:pPr>
        <w:spacing w:before="240" w:after="240"/>
        <w:jc w:val="both"/>
        <w:rPr>
          <w:rFonts w:ascii="Arial" w:hAnsi="Arial" w:eastAsia="Arial" w:cs="Arial"/>
          <w:b/>
          <w:i/>
        </w:rPr>
      </w:pPr>
      <w:r w:rsidRPr="00916B26">
        <w:rPr>
          <w:rFonts w:ascii="Arial" w:hAnsi="Arial" w:eastAsia="Arial" w:cs="Arial"/>
          <w:b/>
          <w:i/>
        </w:rPr>
        <w:t>Selection bias</w:t>
      </w:r>
    </w:p>
    <w:p w:rsidRPr="00916B26" w:rsidR="00F87BD9" w:rsidP="00F87BD9" w:rsidRDefault="00F87BD9" w14:paraId="06F575F9" w14:textId="77777777">
      <w:pPr>
        <w:rPr>
          <w:rFonts w:ascii="Arial Nova" w:hAnsi="Arial Nova" w:eastAsia="Arial Nova" w:cs="Arial Nova"/>
          <w:sz w:val="22"/>
          <w:szCs w:val="22"/>
        </w:rPr>
      </w:pPr>
      <w:r w:rsidRPr="00916B26">
        <w:rPr>
          <w:rFonts w:ascii="Arial" w:hAnsi="Arial" w:eastAsia="Arial" w:cs="Arial"/>
        </w:rPr>
        <w:t>A self-selection bias may occur because participants may be healthier and adhere better to cancer prevention recommendations, as well as to therapy when they are cancer patients. Similarly, patients with higher cancer risk because of a family history of cancer may attend more frequently to screening programs</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0A0wqmmn","properties":{"formattedCitation":"(12)","plainCitation":"(12)","noteIndex":0},"citationItems":[{"id":3929,"uris":["http://zotero.org/users/616309/items/V4PEZRMW"],"uri":["http://zotero.org/users/616309/items/V4PEZRMW"],"itemData":{"id":3929,"type":"article-journal","abstract":"Screening aims to detect breast cancer at an earlier stage than would occur if symptoms developed. The characteristics of breast cancer that are detectable at screening depend on both the physical properties of the screening test and specific anatomical features of breast cancer. As a result, breast cancer detected by screening is a select subset of all breast cancer existing in the population. Therefore, biomedical, clinical and epidemiological research into breast cancer using populations with access to screening can result in major bias. The biases, with examples, are explained.","container-title":"Breast (Edinburgh, Scotland)","DOI":"10.1016/j.breast.2013.07.046","ISSN":"1532-3080","issue":"6","journalAbbreviation":"Breast","language":"eng","note":"PMID: 23988397","page":"1041-1045","source":"PubMed","title":"Bias in breast cancer research in the screening era","volume":"22","author":[{"family":"Cox","given":"Brian"},{"family":"Sneyd","given":"Mary J."}],"issued":{"date-parts":[["2013",12]]}}}],"schema":"https://github.com/citation-style-language/schema/raw/master/csl-citation.json"} </w:instrText>
      </w:r>
      <w:r>
        <w:rPr>
          <w:rFonts w:ascii="Arial" w:hAnsi="Arial" w:eastAsia="Arial" w:cs="Arial"/>
        </w:rPr>
        <w:fldChar w:fldCharType="separate"/>
      </w:r>
      <w:r w:rsidRPr="00FB6E81">
        <w:rPr>
          <w:rFonts w:ascii="Arial" w:hAnsi="Arial" w:cs="Arial"/>
        </w:rPr>
        <w:t>(12)</w:t>
      </w:r>
      <w:r>
        <w:rPr>
          <w:rFonts w:ascii="Arial" w:hAnsi="Arial" w:eastAsia="Arial" w:cs="Arial"/>
        </w:rPr>
        <w:fldChar w:fldCharType="end"/>
      </w:r>
      <w:r w:rsidRPr="00916B26">
        <w:rPr>
          <w:rFonts w:ascii="Arial" w:hAnsi="Arial" w:eastAsia="Arial" w:cs="Arial"/>
        </w:rPr>
        <w:t xml:space="preserve">. </w:t>
      </w:r>
      <w:proofErr w:type="gramStart"/>
      <w:r w:rsidRPr="00916B26">
        <w:rPr>
          <w:rFonts w:ascii="Arial" w:hAnsi="Arial" w:eastAsia="Arial" w:cs="Arial"/>
        </w:rPr>
        <w:t>Therefore</w:t>
      </w:r>
      <w:proofErr w:type="gramEnd"/>
      <w:r w:rsidRPr="00916B26">
        <w:rPr>
          <w:rFonts w:ascii="Arial" w:hAnsi="Arial" w:eastAsia="Arial" w:cs="Arial"/>
        </w:rPr>
        <w:t xml:space="preserve"> the outcomes associated with these populations may be better and bias the apparent value of the screening program.</w:t>
      </w:r>
    </w:p>
    <w:p w:rsidRPr="00916B26" w:rsidR="00F87BD9" w:rsidP="00F87BD9" w:rsidRDefault="00F87BD9" w14:paraId="11BB8D2E" w14:textId="77777777"/>
    <w:p w:rsidRPr="00916B26" w:rsidR="00F87BD9" w:rsidRDefault="00F87BD9" w14:paraId="0561E694" w14:textId="77777777">
      <w:pPr>
        <w:spacing w:before="200"/>
        <w:jc w:val="both"/>
        <w:rPr>
          <w:rFonts w:ascii="Arial" w:hAnsi="Arial" w:eastAsia="Arial" w:cs="Arial"/>
        </w:rPr>
      </w:pPr>
    </w:p>
    <w:p w:rsidRPr="00916B26" w:rsidR="00CC36F6" w:rsidRDefault="007E5DB8" w14:paraId="6C1EF8D2" w14:textId="77777777">
      <w:pPr>
        <w:pBdr>
          <w:top w:val="single" w:color="000000" w:sz="4" w:space="1"/>
          <w:left w:val="single" w:color="000000" w:sz="4" w:space="4"/>
          <w:bottom w:val="single" w:color="000000" w:sz="4" w:space="0"/>
          <w:right w:val="single" w:color="000000" w:sz="4" w:space="4"/>
        </w:pBdr>
        <w:shd w:val="clear" w:color="auto" w:fill="D9D9D9"/>
        <w:spacing w:line="240" w:lineRule="auto"/>
        <w:rPr>
          <w:rFonts w:ascii="Arial Nova" w:hAnsi="Arial Nova" w:eastAsia="Arial Nova" w:cs="Arial Nova"/>
          <w:b/>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sz w:val="22"/>
          <w:szCs w:val="22"/>
        </w:rPr>
        <w:t>Cancer prevention</w:t>
      </w:r>
    </w:p>
    <w:p w:rsidRPr="00916B26" w:rsidR="00CC36F6" w:rsidRDefault="007E5DB8" w14:paraId="7B3C7AE9" w14:textId="77777777">
      <w:pPr>
        <w:pStyle w:val="Heading1"/>
        <w:pBdr>
          <w:bottom w:val="single" w:color="000000" w:sz="4" w:space="1"/>
        </w:pBdr>
      </w:pPr>
      <w:bookmarkStart w:name="_rrlt3tkl7j7n" w:colFirst="0" w:colLast="0" w:id="356"/>
      <w:bookmarkEnd w:id="356"/>
      <w:commentRangeStart w:id="357"/>
      <w:r w:rsidRPr="00916B26">
        <w:rPr>
          <w:color w:val="0000FF"/>
        </w:rPr>
        <w:t>Unit:</w:t>
      </w:r>
      <w:r w:rsidRPr="00916B26">
        <w:t xml:space="preserve"> 4. </w:t>
      </w:r>
      <w:r w:rsidRPr="00916B26">
        <w:rPr>
          <w:rFonts w:ascii="Arial" w:hAnsi="Arial" w:eastAsia="Arial" w:cs="Arial"/>
        </w:rPr>
        <w:t>Overall program characteristics</w:t>
      </w:r>
      <w:commentRangeEnd w:id="357"/>
      <w:r w:rsidR="00B350EA">
        <w:rPr>
          <w:rStyle w:val="CommentReference"/>
          <w:rFonts w:ascii="Verdana" w:hAnsi="Verdana" w:eastAsia="Verdana" w:cs="Verdana"/>
          <w:b w:val="0"/>
        </w:rPr>
        <w:commentReference w:id="357"/>
      </w:r>
    </w:p>
    <w:p w:rsidR="00F0055B" w:rsidRDefault="00F0055B" w14:paraId="18EEBD04" w14:textId="77777777">
      <w:pPr>
        <w:pStyle w:val="NoSpacing"/>
        <w:pPrChange w:author="Robles Hellin, Claudia" w:date="2020-12-18T11:59:00Z" w:id="358">
          <w:pPr>
            <w:pStyle w:val="Heading2"/>
            <w:keepLines/>
          </w:pPr>
        </w:pPrChange>
      </w:pPr>
    </w:p>
    <w:p w:rsidRPr="00916B26" w:rsidR="00F0055B" w:rsidP="00F0055B" w:rsidRDefault="00F0055B" w14:paraId="1BBA334C" w14:textId="67E00A0F">
      <w:pPr>
        <w:pStyle w:val="Heading2"/>
        <w:keepLines/>
      </w:pPr>
      <w:commentRangeStart w:id="359"/>
      <w:r w:rsidRPr="00916B26">
        <w:lastRenderedPageBreak/>
        <w:t xml:space="preserve">2.1. Opportunistic vs organized screening </w:t>
      </w:r>
      <w:commentRangeStart w:id="360"/>
      <w:r w:rsidRPr="00916B26">
        <w:t>programs</w:t>
      </w:r>
      <w:commentRangeEnd w:id="360"/>
      <w:r>
        <w:rPr>
          <w:rStyle w:val="CommentReference"/>
          <w:rFonts w:ascii="Verdana" w:hAnsi="Verdana" w:eastAsia="Verdana" w:cs="Verdana"/>
          <w:b w:val="0"/>
        </w:rPr>
        <w:commentReference w:id="360"/>
      </w:r>
      <w:commentRangeEnd w:id="359"/>
      <w:r w:rsidR="004C4AD1">
        <w:rPr>
          <w:rStyle w:val="CommentReference"/>
          <w:rFonts w:ascii="Verdana" w:hAnsi="Verdana" w:eastAsia="Verdana" w:cs="Verdana"/>
          <w:b w:val="0"/>
        </w:rPr>
        <w:commentReference w:id="359"/>
      </w:r>
    </w:p>
    <w:p w:rsidRPr="00916B26" w:rsidR="00F0055B" w:rsidP="00F0055B" w:rsidRDefault="00F0055B" w14:paraId="514EB430" w14:textId="77777777">
      <w:pPr>
        <w:ind w:firstLine="720"/>
        <w:rPr>
          <w:rFonts w:ascii="Arial" w:hAnsi="Arial" w:eastAsia="Arial" w:cs="Arial"/>
        </w:rPr>
      </w:pPr>
    </w:p>
    <w:p w:rsidRPr="00916B26" w:rsidR="00F0055B" w:rsidP="00F0055B" w:rsidRDefault="00F0055B" w14:paraId="53637D83" w14:textId="77777777">
      <w:pPr>
        <w:numPr>
          <w:ilvl w:val="0"/>
          <w:numId w:val="15"/>
        </w:numPr>
        <w:jc w:val="both"/>
        <w:rPr>
          <w:rFonts w:ascii="Arial" w:hAnsi="Arial" w:eastAsia="Arial" w:cs="Arial"/>
        </w:rPr>
      </w:pPr>
      <w:r>
        <w:rPr>
          <w:rFonts w:ascii="Arial" w:hAnsi="Arial" w:eastAsia="Arial" w:cs="Arial"/>
        </w:rPr>
        <w:t>An o</w:t>
      </w:r>
      <w:r w:rsidRPr="00916B26">
        <w:rPr>
          <w:rFonts w:ascii="Arial" w:hAnsi="Arial" w:eastAsia="Arial" w:cs="Arial"/>
        </w:rPr>
        <w:t xml:space="preserve">rganized screening is a population-based programme designed by a central public health structure (national or regional) to reach the highest possible </w:t>
      </w:r>
      <w:commentRangeStart w:id="361"/>
      <w:r w:rsidRPr="00916B26">
        <w:rPr>
          <w:rFonts w:ascii="Arial" w:hAnsi="Arial" w:eastAsia="Arial" w:cs="Arial"/>
        </w:rPr>
        <w:t xml:space="preserve">coverage </w:t>
      </w:r>
      <w:commentRangeEnd w:id="361"/>
      <w:r>
        <w:rPr>
          <w:rStyle w:val="CommentReference"/>
        </w:rPr>
        <w:commentReference w:id="361"/>
      </w:r>
      <w:r w:rsidRPr="00916B26">
        <w:rPr>
          <w:rFonts w:ascii="Arial" w:hAnsi="Arial" w:eastAsia="Arial" w:cs="Arial"/>
        </w:rPr>
        <w:t>of women. All women in the target age group are invited to participate.</w:t>
      </w:r>
      <w:r w:rsidRPr="00103BD6">
        <w:t xml:space="preserve"> </w:t>
      </w:r>
      <w:r w:rsidRPr="00103BD6">
        <w:rPr>
          <w:rFonts w:ascii="Arial" w:hAnsi="Arial" w:eastAsia="Arial" w:cs="Arial"/>
        </w:rPr>
        <w:t>IARC defines an organized screening programme as one that has “an explicit policy with specified age categories, method, and interval for screening; a defined target population; a management team responsible for implementation; a health-care team for decisions and care; a quality assurance structure; and a method for identifying cancer occurrence in the target population”</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SWGJKC6N","properties":{"formattedCitation":"(4)","plainCitation":"(4)","noteIndex":0},"citationItems":[{"id":3936,"uris":["http://zotero.org/users/616309/items/Z9R8YC57"],"uri":["http://zotero.org/users/616309/items/Z9R8YC57"],"itemData":{"id":3936,"type":"book","event-place":"Lyon, France","publisher-place":"Lyon, France","title":"IARC Handbooks of Cancer Prevention. PREAMBLE FOR SCREENING","author":[{"family":"IARC","given":""}],"issued":{"date-parts":[["2009"]]}}}],"schema":"https://github.com/citation-style-language/schema/raw/master/csl-citation.json"} </w:instrText>
      </w:r>
      <w:r>
        <w:rPr>
          <w:rFonts w:ascii="Arial" w:hAnsi="Arial" w:eastAsia="Arial" w:cs="Arial"/>
        </w:rPr>
        <w:fldChar w:fldCharType="separate"/>
      </w:r>
      <w:r w:rsidRPr="00103BD6">
        <w:rPr>
          <w:rFonts w:ascii="Arial" w:hAnsi="Arial" w:cs="Arial"/>
        </w:rPr>
        <w:t>(4)</w:t>
      </w:r>
      <w:r>
        <w:rPr>
          <w:rFonts w:ascii="Arial" w:hAnsi="Arial" w:eastAsia="Arial" w:cs="Arial"/>
        </w:rPr>
        <w:fldChar w:fldCharType="end"/>
      </w:r>
      <w:r>
        <w:rPr>
          <w:rFonts w:ascii="Arial" w:hAnsi="Arial" w:eastAsia="Arial" w:cs="Arial"/>
        </w:rPr>
        <w:t xml:space="preserve">. </w:t>
      </w:r>
    </w:p>
    <w:p w:rsidRPr="00916B26" w:rsidR="00F0055B" w:rsidP="00F0055B" w:rsidRDefault="00F0055B" w14:paraId="2AD2EFE5" w14:textId="77777777">
      <w:pPr>
        <w:numPr>
          <w:ilvl w:val="0"/>
          <w:numId w:val="16"/>
        </w:numPr>
        <w:spacing w:before="200"/>
        <w:jc w:val="both"/>
        <w:rPr>
          <w:rFonts w:ascii="Arial" w:hAnsi="Arial" w:eastAsia="Arial" w:cs="Arial"/>
        </w:rPr>
      </w:pPr>
      <w:r w:rsidRPr="00916B26">
        <w:rPr>
          <w:rFonts w:ascii="Arial" w:hAnsi="Arial" w:eastAsia="Arial" w:cs="Arial"/>
        </w:rPr>
        <w:t xml:space="preserve">Opportunistic, or spontaneous screening is done independently of an organized or </w:t>
      </w:r>
      <w:commentRangeStart w:id="362"/>
      <w:r w:rsidRPr="00916B26">
        <w:rPr>
          <w:rFonts w:ascii="Arial" w:hAnsi="Arial" w:eastAsia="Arial" w:cs="Arial"/>
        </w:rPr>
        <w:t>population-based programme</w:t>
      </w:r>
      <w:commentRangeEnd w:id="362"/>
      <w:r>
        <w:rPr>
          <w:rStyle w:val="CommentReference"/>
        </w:rPr>
        <w:commentReference w:id="362"/>
      </w:r>
      <w:r w:rsidRPr="00916B26">
        <w:rPr>
          <w:rFonts w:ascii="Arial" w:hAnsi="Arial" w:eastAsia="Arial" w:cs="Arial"/>
        </w:rPr>
        <w:t xml:space="preserve">. Women are invited to participate when visiting health services for their convenience. Screening may be recommended by a provider during a </w:t>
      </w:r>
      <w:proofErr w:type="gramStart"/>
      <w:r w:rsidRPr="00916B26">
        <w:rPr>
          <w:rFonts w:ascii="Arial" w:hAnsi="Arial" w:eastAsia="Arial" w:cs="Arial"/>
        </w:rPr>
        <w:t>consultation, or</w:t>
      </w:r>
      <w:proofErr w:type="gramEnd"/>
      <w:r w:rsidRPr="00916B26">
        <w:rPr>
          <w:rFonts w:ascii="Arial" w:hAnsi="Arial" w:eastAsia="Arial" w:cs="Arial"/>
        </w:rPr>
        <w:t xml:space="preserve"> requested by a woman.</w:t>
      </w:r>
    </w:p>
    <w:p w:rsidR="00F0055B" w:rsidP="00F0055B" w:rsidRDefault="00F0055B" w14:paraId="7949EDD8" w14:textId="77777777">
      <w:pPr>
        <w:spacing w:before="200"/>
        <w:jc w:val="both"/>
        <w:rPr>
          <w:rFonts w:ascii="Arial" w:hAnsi="Arial" w:eastAsia="Arial" w:cs="Arial"/>
        </w:rPr>
      </w:pPr>
      <w:commentRangeStart w:id="363"/>
      <w:r w:rsidRPr="00916B26">
        <w:rPr>
          <w:rFonts w:ascii="Arial" w:hAnsi="Arial" w:eastAsia="Arial" w:cs="Arial"/>
        </w:rPr>
        <w:t xml:space="preserve">Organized screening </w:t>
      </w:r>
      <w:commentRangeEnd w:id="363"/>
      <w:r>
        <w:rPr>
          <w:rStyle w:val="CommentReference"/>
        </w:rPr>
        <w:commentReference w:id="363"/>
      </w:r>
      <w:r w:rsidRPr="00916B26">
        <w:rPr>
          <w:rFonts w:ascii="Arial" w:hAnsi="Arial" w:eastAsia="Arial" w:cs="Arial"/>
        </w:rPr>
        <w:t>is considered to be more efficient than opportunistic screening, given that it implies a better use of available resources and it benefits a greater number of people</w:t>
      </w:r>
      <w:r>
        <w:rPr>
          <w:rFonts w:ascii="Arial" w:hAnsi="Arial" w:eastAsia="Arial" w:cs="Arial"/>
        </w:rPr>
        <w:t xml:space="preserve"> </w:t>
      </w:r>
      <w:r>
        <w:rPr>
          <w:rFonts w:ascii="Arial" w:hAnsi="Arial" w:eastAsia="Arial" w:cs="Arial"/>
        </w:rPr>
        <w:fldChar w:fldCharType="begin"/>
      </w:r>
      <w:r>
        <w:rPr>
          <w:rFonts w:ascii="Arial" w:hAnsi="Arial" w:eastAsia="Arial" w:cs="Arial"/>
        </w:rPr>
        <w:instrText xml:space="preserve"> ADDIN ZOTERO_ITEM CSL_CITATION {"citationID":"zZGoDjsQ","properties":{"formattedCitation":"(5\\uc0\\u8211{}7)","plainCitation":"(5–7)","noteIndex":0},"citationItems":[{"id":3959,"uris":["http://zotero.org/users/616309/items/BNRVXGYX"],"uri":["http://zotero.org/users/616309/items/BNRVXGYX"],"itemData":{"id":3959,"type":"article-journal","abstract":"Background: HPV screening has been shown to be more cost-effective than cytology screening under most scenarios. Furthermore, it should be offered only in organized programmes with good quality assurance mechanisms. This study analyses the comparative cost of the current policy of opportunistic cytology screening vs. a hypothetical organized programme based on primary HPV screening.\nMethods: Total cervical cancer expenditure was defined as the sum of three cost elements: (i) direct (medical and non-medical) costs, obtained from a calibrated Markov model of the natural history of HPV and cervical cancer; (ii) programmatic costs, estimated based on other organized screening programmes; and (iii) indirect costs, extrapolated from previously published data.\nResults: Organized HPV screening at 5-year intervals costs consistently less across all coverage levels than opportunistic cytology screening at 3-year intervals. The current annual direct medical cost to the public health system of the opportunistic cytology at 40% coverage is estimated at €33.2 per woman screened aged 25-64. Under an organized programme of primary HPV screening at 70% coverage, the cost is estimated to be €18.4 per woman screened aged 25-64.\nConclusion: Our study concludes that the economic resources currently devoted to providing opportunistic cytology screening to 40% of the target population at 3-year intervals could be more effectively used to screen 70% of the target population at 5-year intervals by switching to an organized programme based on primary HPV screening. This finding is of relevance to other European countries or regions with similar screening policies and health infrastructures.","container-title":"European Journal of Public Health","DOI":"10.1093/eurpub/cky061","ISSN":"1464-360X","issue":"6","journalAbbreviation":"Eur J Public Health","language":"eng","note":"PMID: 29684144\nPMCID: PMC6241209","page":"1132-1138","source":"PubMed","title":"Moving towards an organized cervical cancer screening: costs and impact","title-short":"Moving towards an organized cervical cancer screening","volume":"28","author":[{"family":"Diaz","given":"Mireia"},{"family":"Moriña","given":"David"},{"family":"Rodríguez-Salés","given":"Vanesa"},{"family":"Ibáñez","given":"Raquel"},{"family":"Espinás","given":"Josep Alfons"},{"family":"Sanjosé","given":"Silvia","non-dropping-particle":"de"}],"issued":{"date-parts":[["2018"]],"season":"01"}}},{"id":3961,"uris":["http://zotero.org/users/616309/items/YU946J7N"],"uri":["http://zotero.org/users/616309/items/YU946J7N"],"itemData":{"id":3961,"type":"article-journal","abstract":"BACKGROUND: In 2014, Austrian health authorities implemented an organized breast cancer screening program. Until then, there has been a long-standing tradition of opportunistic screening.\nOBJECTIVES: To evaluate the cost-effectiveness of organized screening compared with opportunistic screening, as well as to identify factors influencing the clinical and economic outcomes.\nMETHODS: We developed and validated an individual-level state-transition model and assessed the health outcomes and costs of organized and opportunistic screening for 40-year-old asymptomatic women. The base-case analysis compared a scenario involving organized biennial screening with a scenario reflecting opportunistic screening practice for an average-risk woman aged 45 to 69 years. We applied an annual discount rate of 3% and estimated the incremental cost-effectiveness ratio in terms of the cost (2012 euros) per life-year gained (LYG) from a health care perspective. Deterministic and probabilistic sensitivity analyses were performed to assess uncertainty.\nRESULTS: Compared with opportunistic screening, an organized program yielded on average additional 0.0118 undiscounted life-years (i.e., 4.3 days) and cost savings of €41 per woman. In the base-case analysis, the incremental cost-effectiveness ratio of organized screening was approximately €20,000 per LYG compared with no screening. Assuming a willingness-to-pay threshold of €50,000 per LYG, there was a 70% probability that organized screening would be considered cost-effective. The attendance rate, but not the test accuracy of mammography, was an influential factor for the cost-effectiveness.\nCONCLUSIONS: The decision to adopt organized screening is likely an efficient use of limited health care resources in Austria.","container-title":"Value in Health: The Journal of the International Society for Pharmacoeconomics and Outcomes Research","DOI":"10.1016/j.jval.2017.04.009","ISSN":"1524-4733","issue":"8","journalAbbreviation":"Value Health","language":"eng","note":"PMID: 28964436","page":"1048-1057","source":"PubMed","title":"The Long-Term Effectiveness and Cost Effectiveness of Organized versus Opportunistic Screening for Breast Cancer in Austria","volume":"20","author":[{"family":"Schiller-Fruehwirth","given":"Irmgard"},{"family":"Jahn","given":"Beate"},{"family":"Einzinger","given":"Patrick"},{"family":"Zauner","given":"Günther"},{"family":"Urach","given":"Christoph"},{"family":"Siebert","given":"Uwe"}],"issued":{"date-parts":[["2017"]]}}},{"id":3967,"uris":["http://zotero.org/users/616309/items/3BUHDQ2I"],"uri":["http://zotero.org/users/616309/items/3BUHDQ2I"],"itemData":{"id":3967,"type":"article-journal","container-title":"Gastroenterology","DOI":"10.1053/j.gastro.2018.10.010","ISSN":"1528-0012","issue":"5","journalAbbreviation":"Gastroenterology","language":"eng","note":"PMID: 30300613","page":"1302-1304","source":"PubMed","title":"Organized Screening Is Better Than Opportunistic Screening at Decreasing the Burden of Colorectal Cancer in the United States","volume":"155","author":[{"family":"Dubé","given":"Catherine"}],"issued":{"date-parts":[["2018"]]}}}],"schema":"https://github.com/citation-style-language/schema/raw/master/csl-citation.json"} </w:instrText>
      </w:r>
      <w:r>
        <w:rPr>
          <w:rFonts w:ascii="Arial" w:hAnsi="Arial" w:eastAsia="Arial" w:cs="Arial"/>
        </w:rPr>
        <w:fldChar w:fldCharType="separate"/>
      </w:r>
      <w:r w:rsidRPr="00FB6E81">
        <w:rPr>
          <w:rFonts w:ascii="Arial" w:hAnsi="Arial" w:cs="Arial"/>
          <w:szCs w:val="24"/>
        </w:rPr>
        <w:t>(5–7)</w:t>
      </w:r>
      <w:r>
        <w:rPr>
          <w:rFonts w:ascii="Arial" w:hAnsi="Arial" w:eastAsia="Arial" w:cs="Arial"/>
        </w:rPr>
        <w:fldChar w:fldCharType="end"/>
      </w:r>
      <w:r>
        <w:rPr>
          <w:rFonts w:ascii="Arial" w:hAnsi="Arial" w:eastAsia="Arial" w:cs="Arial"/>
        </w:rPr>
        <w:t xml:space="preserve"> .</w:t>
      </w:r>
      <w:r w:rsidRPr="00916B26">
        <w:rPr>
          <w:rFonts w:ascii="Arial" w:hAnsi="Arial" w:eastAsia="Arial" w:cs="Arial"/>
        </w:rPr>
        <w:t xml:space="preserve"> </w:t>
      </w:r>
      <w:r w:rsidRPr="00A80C13">
        <w:rPr>
          <w:rFonts w:ascii="Arial" w:hAnsi="Arial" w:eastAsia="Arial" w:cs="Arial"/>
        </w:rPr>
        <w:t>The choice of the target age group and the frequency of screening are usually made</w:t>
      </w:r>
      <w:r>
        <w:rPr>
          <w:rFonts w:ascii="Arial" w:hAnsi="Arial" w:eastAsia="Arial" w:cs="Arial"/>
        </w:rPr>
        <w:t xml:space="preserve"> </w:t>
      </w:r>
      <w:r w:rsidRPr="00A80C13">
        <w:rPr>
          <w:rFonts w:ascii="Arial" w:hAnsi="Arial" w:eastAsia="Arial" w:cs="Arial"/>
        </w:rPr>
        <w:t>at the national or regional level</w:t>
      </w:r>
      <w:r>
        <w:rPr>
          <w:rFonts w:ascii="Arial" w:hAnsi="Arial" w:eastAsia="Arial" w:cs="Arial"/>
        </w:rPr>
        <w:t xml:space="preserve">. </w:t>
      </w:r>
      <w:r w:rsidRPr="00916B26">
        <w:rPr>
          <w:rFonts w:ascii="Arial" w:hAnsi="Arial" w:eastAsia="Arial" w:cs="Arial"/>
        </w:rPr>
        <w:t>Opportunistic screening incurs more frequently in access biases, with low screening coverages in certain population groups (high-risk groups, certain ages, groups with low economic resources) and overuse in other groups. This implies a decrease in the effectiveness of the program and its profitability.</w:t>
      </w:r>
    </w:p>
    <w:p w:rsidRPr="00916B26" w:rsidR="00F0055B" w:rsidP="00F0055B" w:rsidRDefault="00F0055B" w14:paraId="34C9074F" w14:textId="77777777">
      <w:pPr>
        <w:spacing w:before="200"/>
        <w:rPr>
          <w:rFonts w:ascii="Arial" w:hAnsi="Arial" w:eastAsia="Arial" w:cs="Arial"/>
          <w:color w:val="4A86E8"/>
        </w:rPr>
      </w:pPr>
      <w:r w:rsidRPr="00916B26">
        <w:rPr>
          <w:rFonts w:ascii="Arial" w:hAnsi="Arial" w:eastAsia="Arial" w:cs="Arial"/>
          <w:color w:val="4A86E8"/>
        </w:rPr>
        <w:t>[Practical exercise 1]</w:t>
      </w:r>
    </w:p>
    <w:p w:rsidRPr="00916B26" w:rsidR="00F0055B" w:rsidP="00F0055B" w:rsidRDefault="00F0055B" w14:paraId="1F2A2F1A" w14:textId="77777777">
      <w:pPr>
        <w:rPr>
          <w:rFonts w:ascii="Arial" w:hAnsi="Arial" w:eastAsia="Arial" w:cs="Arial"/>
          <w:i/>
        </w:rPr>
      </w:pPr>
      <w:r w:rsidRPr="00916B26">
        <w:rPr>
          <w:rFonts w:ascii="Arial" w:hAnsi="Arial" w:eastAsia="Arial" w:cs="Arial"/>
          <w:i/>
        </w:rPr>
        <w:t>Click the boxes below:</w:t>
      </w:r>
    </w:p>
    <w:p w:rsidRPr="00916B26" w:rsidR="00F0055B" w:rsidP="00F0055B" w:rsidRDefault="00F0055B" w14:paraId="305DC446" w14:textId="77777777">
      <w:pPr>
        <w:spacing w:before="200"/>
        <w:rPr>
          <w:rFonts w:ascii="Arial" w:hAnsi="Arial" w:eastAsia="Arial" w:cs="Arial"/>
        </w:rPr>
      </w:pPr>
      <w:r w:rsidRPr="00916B26">
        <w:rPr>
          <w:rFonts w:ascii="Arial" w:hAnsi="Arial" w:eastAsia="Arial" w:cs="Arial"/>
        </w:rPr>
        <w:t>Organized screening:</w:t>
      </w:r>
    </w:p>
    <w:p w:rsidRPr="00916B26" w:rsidR="00F0055B" w:rsidP="00F0055B" w:rsidRDefault="00F0055B" w14:paraId="183F8461" w14:textId="77777777">
      <w:pPr>
        <w:rPr>
          <w:rFonts w:ascii="Arial" w:hAnsi="Arial" w:eastAsia="Arial" w:cs="Arial"/>
        </w:rPr>
      </w:pPr>
      <w:r w:rsidRPr="00916B26">
        <w:rPr>
          <w:rFonts w:ascii="Arial" w:hAnsi="Arial" w:eastAsia="Arial" w:cs="Arial"/>
        </w:rPr>
        <w:t xml:space="preserve">... is the most efficient screening delivery system in countries or settings with a </w:t>
      </w:r>
      <w:proofErr w:type="gramStart"/>
      <w:r w:rsidRPr="00916B26">
        <w:rPr>
          <w:rFonts w:ascii="Arial" w:hAnsi="Arial" w:eastAsia="Arial" w:cs="Arial"/>
        </w:rPr>
        <w:t>publicly-funded</w:t>
      </w:r>
      <w:proofErr w:type="gramEnd"/>
      <w:r w:rsidRPr="00916B26">
        <w:rPr>
          <w:rFonts w:ascii="Arial" w:hAnsi="Arial" w:eastAsia="Arial" w:cs="Arial"/>
        </w:rPr>
        <w:t xml:space="preserve"> healthcare system. Organized screening ensures high and equitable coverage, as well as high quality of the processes involved. This implies implementing an information system that identifies all individuals at risk for the disease and instituting a call-recall system to reach all members of the target age group.</w:t>
      </w:r>
    </w:p>
    <w:p w:rsidRPr="00916B26" w:rsidR="00F0055B" w:rsidP="00F0055B" w:rsidRDefault="00F0055B" w14:paraId="57C633A3" w14:textId="77777777">
      <w:pPr>
        <w:rPr>
          <w:rFonts w:ascii="Arial" w:hAnsi="Arial" w:eastAsia="Arial" w:cs="Arial"/>
        </w:rPr>
      </w:pPr>
      <w:r w:rsidRPr="00916B26">
        <w:rPr>
          <w:rFonts w:ascii="Arial" w:hAnsi="Arial" w:eastAsia="Arial" w:cs="Arial"/>
        </w:rPr>
        <w:t>... is generally accepted as more cost-effective than opportunistic screening, making better use of available resources and ensuring that the greatest number of women benefit.</w:t>
      </w:r>
    </w:p>
    <w:p w:rsidRPr="00916B26" w:rsidR="00F0055B" w:rsidP="00F0055B" w:rsidRDefault="00F0055B" w14:paraId="69B7C91B" w14:textId="77777777">
      <w:pPr>
        <w:spacing w:before="200"/>
        <w:rPr>
          <w:rFonts w:ascii="Arial" w:hAnsi="Arial" w:eastAsia="Arial" w:cs="Arial"/>
        </w:rPr>
      </w:pPr>
      <w:r w:rsidRPr="00916B26">
        <w:rPr>
          <w:rFonts w:ascii="Arial" w:hAnsi="Arial" w:eastAsia="Arial" w:cs="Arial"/>
        </w:rPr>
        <w:t>Opportunistic screening</w:t>
      </w:r>
    </w:p>
    <w:p w:rsidRPr="00916B26" w:rsidR="00F0055B" w:rsidP="00F0055B" w:rsidRDefault="00F0055B" w14:paraId="4AAB094B" w14:textId="77777777">
      <w:pPr>
        <w:rPr>
          <w:rFonts w:ascii="Arial" w:hAnsi="Arial" w:eastAsia="Arial" w:cs="Arial"/>
        </w:rPr>
      </w:pPr>
      <w:r w:rsidRPr="00916B26">
        <w:rPr>
          <w:rFonts w:ascii="Arial" w:hAnsi="Arial" w:eastAsia="Arial" w:cs="Arial"/>
        </w:rPr>
        <w:t>... tends to reach younger women at lower risk, for example those attending antenatal, child health and family planning services.</w:t>
      </w:r>
    </w:p>
    <w:p w:rsidRPr="00916B26" w:rsidR="00F0055B" w:rsidP="00F0055B" w:rsidRDefault="00F0055B" w14:paraId="1E905F16" w14:textId="77777777">
      <w:pPr>
        <w:rPr>
          <w:rFonts w:ascii="Arial" w:hAnsi="Arial" w:eastAsia="Arial" w:cs="Arial"/>
        </w:rPr>
      </w:pPr>
      <w:r w:rsidRPr="00916B26">
        <w:rPr>
          <w:rFonts w:ascii="Arial" w:hAnsi="Arial" w:eastAsia="Arial" w:cs="Arial"/>
        </w:rPr>
        <w:t>... tends to be inefficient, though when applied with full adherence to professional guidelines it can also achieve a high reduction in disease incidence and mortality.</w:t>
      </w:r>
    </w:p>
    <w:p w:rsidRPr="00916B26" w:rsidR="00F0055B" w:rsidP="00F0055B" w:rsidRDefault="00F0055B" w14:paraId="239C847E" w14:textId="77777777">
      <w:pPr>
        <w:spacing w:before="200" w:after="200"/>
        <w:rPr>
          <w:rFonts w:ascii="Arial" w:hAnsi="Arial" w:eastAsia="Arial" w:cs="Arial"/>
          <w:sz w:val="18"/>
          <w:szCs w:val="18"/>
        </w:rPr>
      </w:pPr>
      <w:r w:rsidRPr="00916B26">
        <w:rPr>
          <w:rFonts w:ascii="Arial" w:hAnsi="Arial" w:eastAsia="Arial" w:cs="Arial"/>
          <w:color w:val="4A86E8"/>
        </w:rPr>
        <w:t>[Summary table 1]</w:t>
      </w:r>
    </w:p>
    <w:tbl>
      <w:tblPr>
        <w:tblStyle w:val="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45"/>
        <w:gridCol w:w="4320"/>
      </w:tblGrid>
      <w:tr w:rsidRPr="00916B26" w:rsidR="00F0055B" w:rsidTr="009709EE" w14:paraId="501DFD6B" w14:textId="77777777">
        <w:trPr>
          <w:trHeight w:val="465"/>
        </w:trPr>
        <w:tc>
          <w:tcPr>
            <w:tcW w:w="4545" w:type="dxa"/>
            <w:tcBorders>
              <w:top w:val="single" w:color="000000" w:sz="8" w:space="0"/>
              <w:left w:val="single" w:color="000000" w:sz="8" w:space="0"/>
              <w:bottom w:val="single" w:color="000000" w:sz="8" w:space="0"/>
              <w:right w:val="single" w:color="000000" w:sz="8" w:space="0"/>
            </w:tcBorders>
            <w:shd w:val="clear" w:color="auto" w:fill="DBE5F1"/>
            <w:tcMar>
              <w:top w:w="100" w:type="dxa"/>
              <w:left w:w="100" w:type="dxa"/>
              <w:bottom w:w="100" w:type="dxa"/>
              <w:right w:w="100" w:type="dxa"/>
            </w:tcMar>
          </w:tcPr>
          <w:p w:rsidRPr="00916B26" w:rsidR="00F0055B" w:rsidP="009709EE" w:rsidRDefault="00F0055B" w14:paraId="4693A3C6" w14:textId="77777777">
            <w:pPr>
              <w:spacing w:line="276" w:lineRule="auto"/>
              <w:jc w:val="center"/>
              <w:rPr>
                <w:rFonts w:ascii="Arial" w:hAnsi="Arial" w:eastAsia="Arial" w:cs="Arial"/>
                <w:b/>
              </w:rPr>
            </w:pPr>
            <w:commentRangeStart w:id="364"/>
            <w:r w:rsidRPr="00916B26">
              <w:rPr>
                <w:rFonts w:ascii="Arial" w:hAnsi="Arial" w:eastAsia="Arial" w:cs="Arial"/>
                <w:b/>
              </w:rPr>
              <w:lastRenderedPageBreak/>
              <w:t>Population</w:t>
            </w:r>
            <w:commentRangeEnd w:id="364"/>
            <w:r>
              <w:rPr>
                <w:rStyle w:val="CommentReference"/>
              </w:rPr>
              <w:commentReference w:id="364"/>
            </w:r>
            <w:r w:rsidRPr="00916B26">
              <w:rPr>
                <w:rFonts w:ascii="Arial" w:hAnsi="Arial" w:eastAsia="Arial" w:cs="Arial"/>
                <w:b/>
              </w:rPr>
              <w:t xml:space="preserve"> screening</w:t>
            </w:r>
          </w:p>
        </w:tc>
        <w:tc>
          <w:tcPr>
            <w:tcW w:w="4320" w:type="dxa"/>
            <w:tcBorders>
              <w:top w:val="single" w:color="000000" w:sz="8" w:space="0"/>
              <w:left w:val="nil"/>
              <w:bottom w:val="single" w:color="000000" w:sz="8" w:space="0"/>
              <w:right w:val="single" w:color="000000" w:sz="8" w:space="0"/>
            </w:tcBorders>
            <w:shd w:val="clear" w:color="auto" w:fill="DBE5F1"/>
            <w:tcMar>
              <w:top w:w="100" w:type="dxa"/>
              <w:left w:w="100" w:type="dxa"/>
              <w:bottom w:w="100" w:type="dxa"/>
              <w:right w:w="100" w:type="dxa"/>
            </w:tcMar>
          </w:tcPr>
          <w:p w:rsidRPr="00916B26" w:rsidR="00F0055B" w:rsidP="009709EE" w:rsidRDefault="00F0055B" w14:paraId="28FEC024" w14:textId="77777777">
            <w:pPr>
              <w:spacing w:line="276" w:lineRule="auto"/>
              <w:jc w:val="center"/>
              <w:rPr>
                <w:rFonts w:ascii="Arial" w:hAnsi="Arial" w:eastAsia="Arial" w:cs="Arial"/>
                <w:b/>
              </w:rPr>
            </w:pPr>
            <w:r w:rsidRPr="00916B26">
              <w:rPr>
                <w:rFonts w:ascii="Arial" w:hAnsi="Arial" w:eastAsia="Arial" w:cs="Arial"/>
                <w:b/>
              </w:rPr>
              <w:t>Opportunistic screening</w:t>
            </w:r>
          </w:p>
        </w:tc>
      </w:tr>
      <w:tr w:rsidRPr="00916B26" w:rsidR="00F0055B" w:rsidTr="009709EE" w14:paraId="33A58A23" w14:textId="77777777">
        <w:trPr>
          <w:trHeight w:val="1152"/>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298FD1A2" w14:textId="77777777">
            <w:pPr>
              <w:spacing w:line="276" w:lineRule="auto"/>
              <w:rPr>
                <w:rFonts w:ascii="Arial" w:hAnsi="Arial" w:eastAsia="Arial" w:cs="Arial"/>
              </w:rPr>
            </w:pPr>
            <w:r w:rsidRPr="00916B26">
              <w:rPr>
                <w:rFonts w:ascii="Arial" w:hAnsi="Arial" w:eastAsia="Arial" w:cs="Arial"/>
              </w:rPr>
              <w:t>• Organized implementation of the diagnostic and early treatment activities in pre-defined groups of the population at risk.</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0D69EC93" w14:textId="77777777">
            <w:pPr>
              <w:spacing w:line="276" w:lineRule="auto"/>
              <w:rPr>
                <w:rFonts w:ascii="Arial" w:hAnsi="Arial" w:eastAsia="Arial" w:cs="Arial"/>
              </w:rPr>
            </w:pPr>
            <w:r w:rsidRPr="00916B26">
              <w:rPr>
                <w:rFonts w:ascii="Arial" w:hAnsi="Arial" w:eastAsia="Arial" w:cs="Arial"/>
              </w:rPr>
              <w:t>• It is offered only to subjects that voluntarily attend health services, either with the purpose to get screened or for consultation reasons other than screening.</w:t>
            </w:r>
          </w:p>
        </w:tc>
      </w:tr>
      <w:tr w:rsidRPr="00916B26" w:rsidR="00F0055B" w:rsidTr="009709EE" w14:paraId="7457DA41" w14:textId="77777777">
        <w:trPr>
          <w:trHeight w:val="930"/>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70B1262C" w14:textId="77777777">
            <w:pPr>
              <w:spacing w:line="276" w:lineRule="auto"/>
              <w:rPr>
                <w:rFonts w:ascii="Arial" w:hAnsi="Arial" w:eastAsia="Arial" w:cs="Arial"/>
              </w:rPr>
            </w:pPr>
            <w:r w:rsidRPr="00916B26">
              <w:rPr>
                <w:rFonts w:ascii="Arial" w:hAnsi="Arial" w:eastAsia="Arial" w:cs="Arial"/>
              </w:rPr>
              <w:t>• The targeted population is clearly defined (subjects to be screened are identifiable).</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57124E6F" w14:textId="77777777">
            <w:pPr>
              <w:spacing w:line="276" w:lineRule="auto"/>
              <w:rPr>
                <w:rFonts w:ascii="Arial" w:hAnsi="Arial" w:eastAsia="Arial" w:cs="Arial"/>
              </w:rPr>
            </w:pPr>
            <w:r w:rsidRPr="00916B26">
              <w:rPr>
                <w:rFonts w:ascii="Arial" w:hAnsi="Arial" w:eastAsia="Arial" w:cs="Arial"/>
              </w:rPr>
              <w:t xml:space="preserve">• Its lack of organization penalizes </w:t>
            </w:r>
            <w:proofErr w:type="gramStart"/>
            <w:r w:rsidRPr="00916B26">
              <w:rPr>
                <w:rFonts w:ascii="Arial" w:hAnsi="Arial" w:eastAsia="Arial" w:cs="Arial"/>
              </w:rPr>
              <w:t>equity, since</w:t>
            </w:r>
            <w:proofErr w:type="gramEnd"/>
            <w:r w:rsidRPr="00916B26">
              <w:rPr>
                <w:rFonts w:ascii="Arial" w:hAnsi="Arial" w:eastAsia="Arial" w:cs="Arial"/>
              </w:rPr>
              <w:t xml:space="preserve"> subjects not requiring consultation do not get screened. </w:t>
            </w:r>
          </w:p>
        </w:tc>
      </w:tr>
      <w:tr w:rsidRPr="00916B26" w:rsidR="00F0055B" w:rsidTr="009709EE" w14:paraId="4CEABC0F" w14:textId="77777777">
        <w:trPr>
          <w:trHeight w:val="930"/>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695CD8F6" w14:textId="77777777">
            <w:pPr>
              <w:spacing w:line="276" w:lineRule="auto"/>
              <w:rPr>
                <w:rFonts w:ascii="Arial" w:hAnsi="Arial" w:eastAsia="Arial" w:cs="Arial"/>
              </w:rPr>
            </w:pPr>
            <w:r w:rsidRPr="00916B26">
              <w:rPr>
                <w:rFonts w:ascii="Arial" w:hAnsi="Arial" w:eastAsia="Arial" w:cs="Arial"/>
              </w:rPr>
              <w:t>• It generally uses a census registry to invite the target population with recall systems for non-attendees.</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29FC3E32" w14:textId="77777777">
            <w:pPr>
              <w:spacing w:line="276" w:lineRule="auto"/>
              <w:rPr>
                <w:rFonts w:ascii="Arial" w:hAnsi="Arial" w:eastAsia="Arial" w:cs="Arial"/>
              </w:rPr>
            </w:pPr>
            <w:r w:rsidRPr="00916B26">
              <w:rPr>
                <w:rFonts w:ascii="Arial" w:hAnsi="Arial" w:eastAsia="Arial" w:cs="Arial"/>
              </w:rPr>
              <w:t xml:space="preserve">• It creates methodological confusion between screening and clinical practice, which is hardly efficient and efficacious. </w:t>
            </w:r>
          </w:p>
        </w:tc>
      </w:tr>
      <w:tr w:rsidRPr="00916B26" w:rsidR="00F0055B" w:rsidTr="009709EE" w14:paraId="04FD6DC5" w14:textId="77777777">
        <w:trPr>
          <w:trHeight w:val="997"/>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643D789E" w14:textId="77777777">
            <w:pPr>
              <w:spacing w:line="276" w:lineRule="auto"/>
              <w:rPr>
                <w:rFonts w:ascii="Arial" w:hAnsi="Arial" w:eastAsia="Arial" w:cs="Arial"/>
              </w:rPr>
            </w:pPr>
            <w:r w:rsidRPr="00916B26">
              <w:rPr>
                <w:rFonts w:ascii="Arial" w:hAnsi="Arial" w:eastAsia="Arial" w:cs="Arial"/>
              </w:rPr>
              <w:t xml:space="preserve">• Only offers validated screening techniques and has its own referral, </w:t>
            </w:r>
            <w:proofErr w:type="gramStart"/>
            <w:r w:rsidRPr="00916B26">
              <w:rPr>
                <w:rFonts w:ascii="Arial" w:hAnsi="Arial" w:eastAsia="Arial" w:cs="Arial"/>
              </w:rPr>
              <w:t>treatment</w:t>
            </w:r>
            <w:proofErr w:type="gramEnd"/>
            <w:r w:rsidRPr="00916B26">
              <w:rPr>
                <w:rFonts w:ascii="Arial" w:hAnsi="Arial" w:eastAsia="Arial" w:cs="Arial"/>
              </w:rPr>
              <w:t xml:space="preserve"> and follow-up algorithms of detected cases.</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25493831" w14:textId="77777777">
            <w:pPr>
              <w:spacing w:line="276" w:lineRule="auto"/>
              <w:rPr>
                <w:rFonts w:ascii="Arial" w:hAnsi="Arial" w:eastAsia="Arial" w:cs="Arial"/>
              </w:rPr>
            </w:pPr>
            <w:r w:rsidRPr="00916B26">
              <w:rPr>
                <w:rFonts w:ascii="Arial" w:hAnsi="Arial" w:eastAsia="Arial" w:cs="Arial"/>
              </w:rPr>
              <w:t>• Tends to unnecessarily repeat the screening test and sufficient levels of coverage are difficult to reach.</w:t>
            </w:r>
          </w:p>
        </w:tc>
      </w:tr>
      <w:tr w:rsidRPr="00916B26" w:rsidR="00F0055B" w:rsidTr="009709EE" w14:paraId="7A79B452" w14:textId="77777777">
        <w:trPr>
          <w:trHeight w:val="1530"/>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0968DA5D" w14:textId="77777777">
            <w:pPr>
              <w:spacing w:line="276" w:lineRule="auto"/>
              <w:rPr>
                <w:rFonts w:ascii="Arial" w:hAnsi="Arial" w:eastAsia="Arial" w:cs="Arial"/>
              </w:rPr>
            </w:pPr>
            <w:r w:rsidRPr="00916B26">
              <w:rPr>
                <w:rFonts w:ascii="Arial" w:hAnsi="Arial" w:eastAsia="Arial" w:cs="Arial"/>
              </w:rPr>
              <w:t>• The programme evaluation and monitoring are defined and planned, so incidence and mortality rates can be calculated separately for screening program participants and non-participants at the total targeted population level.</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168DD351" w14:textId="77777777">
            <w:pPr>
              <w:spacing w:line="276" w:lineRule="auto"/>
              <w:rPr>
                <w:rFonts w:ascii="Arial" w:hAnsi="Arial" w:eastAsia="Arial" w:cs="Arial"/>
              </w:rPr>
            </w:pPr>
            <w:r w:rsidRPr="00916B26">
              <w:rPr>
                <w:rFonts w:ascii="Arial" w:hAnsi="Arial" w:eastAsia="Arial" w:cs="Arial"/>
              </w:rPr>
              <w:t>• Is potentially more expensive than any population-based screening design and the results of its implementation are difficult to assess.</w:t>
            </w:r>
          </w:p>
          <w:p w:rsidRPr="00916B26" w:rsidR="00F0055B" w:rsidP="009709EE" w:rsidRDefault="00F0055B" w14:paraId="59F0805F" w14:textId="77777777">
            <w:pPr>
              <w:spacing w:line="276" w:lineRule="auto"/>
              <w:rPr>
                <w:rFonts w:ascii="Arial" w:hAnsi="Arial" w:eastAsia="Arial" w:cs="Arial"/>
              </w:rPr>
            </w:pPr>
            <w:r w:rsidRPr="00916B26">
              <w:rPr>
                <w:rFonts w:ascii="Arial" w:hAnsi="Arial" w:eastAsia="Arial" w:cs="Arial"/>
              </w:rPr>
              <w:t xml:space="preserve"> </w:t>
            </w:r>
          </w:p>
        </w:tc>
      </w:tr>
      <w:tr w:rsidRPr="00916B26" w:rsidR="00F0055B" w:rsidTr="009709EE" w14:paraId="03748C36" w14:textId="77777777">
        <w:trPr>
          <w:trHeight w:val="755"/>
        </w:trPr>
        <w:tc>
          <w:tcPr>
            <w:tcW w:w="454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2A0798A3" w14:textId="77777777">
            <w:pPr>
              <w:spacing w:line="276" w:lineRule="auto"/>
              <w:rPr>
                <w:rFonts w:ascii="Arial" w:hAnsi="Arial" w:eastAsia="Arial" w:cs="Arial"/>
              </w:rPr>
            </w:pPr>
            <w:r w:rsidRPr="00916B26">
              <w:rPr>
                <w:rFonts w:ascii="Arial" w:hAnsi="Arial" w:eastAsia="Arial" w:cs="Arial"/>
              </w:rPr>
              <w:t>• Furthermore, it establishes quality control of these epidemiological data.</w:t>
            </w:r>
          </w:p>
        </w:tc>
        <w:tc>
          <w:tcPr>
            <w:tcW w:w="4320" w:type="dxa"/>
            <w:tcBorders>
              <w:top w:val="nil"/>
              <w:left w:val="nil"/>
              <w:bottom w:val="single" w:color="000000" w:sz="8" w:space="0"/>
              <w:right w:val="single" w:color="000000" w:sz="8" w:space="0"/>
            </w:tcBorders>
            <w:tcMar>
              <w:top w:w="100" w:type="dxa"/>
              <w:left w:w="100" w:type="dxa"/>
              <w:bottom w:w="100" w:type="dxa"/>
              <w:right w:w="100" w:type="dxa"/>
            </w:tcMar>
          </w:tcPr>
          <w:p w:rsidRPr="00916B26" w:rsidR="00F0055B" w:rsidP="009709EE" w:rsidRDefault="00F0055B" w14:paraId="00777FF5" w14:textId="77777777">
            <w:pPr>
              <w:spacing w:line="276" w:lineRule="auto"/>
              <w:rPr>
                <w:rFonts w:ascii="Arial" w:hAnsi="Arial" w:eastAsia="Arial" w:cs="Arial"/>
              </w:rPr>
            </w:pPr>
            <w:r w:rsidRPr="00916B26">
              <w:rPr>
                <w:rFonts w:ascii="Arial" w:hAnsi="Arial" w:eastAsia="Arial" w:cs="Arial"/>
              </w:rPr>
              <w:t xml:space="preserve"> </w:t>
            </w:r>
          </w:p>
        </w:tc>
      </w:tr>
    </w:tbl>
    <w:p w:rsidR="00F0055B" w:rsidRDefault="00F0055B" w14:paraId="37BEE7E4" w14:textId="77777777">
      <w:pPr>
        <w:spacing w:before="200"/>
        <w:jc w:val="both"/>
        <w:rPr>
          <w:rFonts w:ascii="Arial" w:hAnsi="Arial" w:eastAsia="Arial" w:cs="Arial"/>
        </w:rPr>
      </w:pPr>
    </w:p>
    <w:p w:rsidR="00F0055B" w:rsidRDefault="00F0055B" w14:paraId="0543F928" w14:textId="77777777">
      <w:pPr>
        <w:spacing w:before="200"/>
        <w:jc w:val="both"/>
        <w:rPr>
          <w:ins w:author="Robles Hellin, Claudia" w:date="2020-12-18T10:46:00Z" w:id="365"/>
          <w:rFonts w:ascii="Arial" w:hAnsi="Arial" w:eastAsia="Arial" w:cs="Arial"/>
        </w:rPr>
      </w:pPr>
      <w:commentRangeStart w:id="366"/>
    </w:p>
    <w:p w:rsidRPr="00916B26" w:rsidR="00CC36F6" w:rsidRDefault="007E5DB8" w14:paraId="5A4428C4" w14:textId="31D2F669">
      <w:pPr>
        <w:spacing w:before="200"/>
        <w:jc w:val="both"/>
        <w:rPr>
          <w:rFonts w:ascii="Arial" w:hAnsi="Arial" w:eastAsia="Arial" w:cs="Arial"/>
        </w:rPr>
      </w:pPr>
      <w:r w:rsidRPr="00916B26">
        <w:rPr>
          <w:rFonts w:ascii="Arial" w:hAnsi="Arial" w:eastAsia="Arial" w:cs="Arial"/>
        </w:rPr>
        <w:t>What is necessary to organize a cancer screening programme?</w:t>
      </w:r>
    </w:p>
    <w:p w:rsidRPr="00916B26" w:rsidR="00CC36F6" w:rsidRDefault="007E5DB8" w14:paraId="03DCC53E" w14:textId="77777777">
      <w:pPr>
        <w:numPr>
          <w:ilvl w:val="0"/>
          <w:numId w:val="10"/>
        </w:numPr>
        <w:spacing w:before="200"/>
        <w:jc w:val="both"/>
        <w:rPr>
          <w:rFonts w:ascii="Arial" w:hAnsi="Arial" w:eastAsia="Arial" w:cs="Arial"/>
        </w:rPr>
      </w:pPr>
      <w:r w:rsidRPr="00916B26">
        <w:rPr>
          <w:rFonts w:ascii="Arial" w:hAnsi="Arial" w:eastAsia="Arial" w:cs="Arial"/>
        </w:rPr>
        <w:t>A defined target population.</w:t>
      </w:r>
    </w:p>
    <w:p w:rsidRPr="00916B26" w:rsidR="00CC36F6" w:rsidRDefault="007E5DB8" w14:paraId="47878D6D" w14:textId="77777777">
      <w:pPr>
        <w:numPr>
          <w:ilvl w:val="0"/>
          <w:numId w:val="10"/>
        </w:numPr>
        <w:jc w:val="both"/>
        <w:rPr>
          <w:rFonts w:ascii="Arial" w:hAnsi="Arial" w:eastAsia="Arial" w:cs="Arial"/>
        </w:rPr>
      </w:pPr>
      <w:r w:rsidRPr="00916B26">
        <w:rPr>
          <w:rFonts w:ascii="Arial" w:hAnsi="Arial" w:eastAsia="Arial" w:cs="Arial"/>
        </w:rPr>
        <w:t>A defined age to initiate screening, target age group for screening efforts, screening interval, screening test(s) to use.</w:t>
      </w:r>
    </w:p>
    <w:p w:rsidRPr="00916B26" w:rsidR="00CC36F6" w:rsidRDefault="007E5DB8" w14:paraId="36496763" w14:textId="77777777">
      <w:pPr>
        <w:numPr>
          <w:ilvl w:val="0"/>
          <w:numId w:val="10"/>
        </w:numPr>
        <w:jc w:val="both"/>
        <w:rPr>
          <w:rFonts w:ascii="Arial" w:hAnsi="Arial" w:eastAsia="Arial" w:cs="Arial"/>
        </w:rPr>
      </w:pPr>
      <w:r w:rsidRPr="00916B26">
        <w:rPr>
          <w:rFonts w:ascii="Arial" w:hAnsi="Arial" w:eastAsia="Arial" w:cs="Arial"/>
        </w:rPr>
        <w:t>Effective recruitment strategies to achieve high coverage.</w:t>
      </w:r>
    </w:p>
    <w:p w:rsidRPr="00916B26" w:rsidR="00CC36F6" w:rsidRDefault="007E5DB8" w14:paraId="3910242C" w14:textId="77777777">
      <w:pPr>
        <w:numPr>
          <w:ilvl w:val="0"/>
          <w:numId w:val="10"/>
        </w:numPr>
        <w:jc w:val="both"/>
        <w:rPr>
          <w:rFonts w:ascii="Arial" w:hAnsi="Arial" w:eastAsia="Arial" w:cs="Arial"/>
        </w:rPr>
      </w:pPr>
      <w:r w:rsidRPr="00916B26">
        <w:rPr>
          <w:rFonts w:ascii="Arial" w:hAnsi="Arial" w:eastAsia="Arial" w:cs="Arial"/>
        </w:rPr>
        <w:t>A health care system with the capacity to screen, follow-up those who screened positive, and provide treatment as indicated.</w:t>
      </w:r>
    </w:p>
    <w:p w:rsidRPr="00916B26" w:rsidR="00CC36F6" w:rsidRDefault="007E5DB8" w14:paraId="3B487258" w14:textId="77777777">
      <w:pPr>
        <w:numPr>
          <w:ilvl w:val="0"/>
          <w:numId w:val="10"/>
        </w:numPr>
        <w:jc w:val="both"/>
        <w:rPr>
          <w:rFonts w:ascii="Arial" w:hAnsi="Arial" w:eastAsia="Arial" w:cs="Arial"/>
        </w:rPr>
      </w:pPr>
      <w:r w:rsidRPr="00916B26">
        <w:rPr>
          <w:rFonts w:ascii="Arial" w:hAnsi="Arial" w:eastAsia="Arial" w:cs="Arial"/>
        </w:rPr>
        <w:t>A quality control system.</w:t>
      </w:r>
    </w:p>
    <w:p w:rsidRPr="00916B26" w:rsidR="00CC36F6" w:rsidRDefault="007E5DB8" w14:paraId="655762F2" w14:textId="77777777">
      <w:pPr>
        <w:numPr>
          <w:ilvl w:val="0"/>
          <w:numId w:val="10"/>
        </w:numPr>
        <w:jc w:val="both"/>
        <w:rPr>
          <w:rFonts w:ascii="Arial" w:hAnsi="Arial" w:eastAsia="Arial" w:cs="Arial"/>
        </w:rPr>
      </w:pPr>
      <w:r w:rsidRPr="00916B26">
        <w:rPr>
          <w:rFonts w:ascii="Arial" w:hAnsi="Arial" w:eastAsia="Arial" w:cs="Arial"/>
        </w:rPr>
        <w:t>A health information system.</w:t>
      </w:r>
    </w:p>
    <w:p w:rsidR="00CC36F6" w:rsidRDefault="007E5DB8" w14:paraId="647BDAF8" w14:textId="77777777">
      <w:pPr>
        <w:numPr>
          <w:ilvl w:val="0"/>
          <w:numId w:val="10"/>
        </w:numPr>
        <w:jc w:val="both"/>
        <w:rPr>
          <w:rFonts w:ascii="Arial" w:hAnsi="Arial" w:eastAsia="Arial" w:cs="Arial"/>
        </w:rPr>
      </w:pPr>
      <w:r w:rsidRPr="00916B26">
        <w:rPr>
          <w:rFonts w:ascii="Arial" w:hAnsi="Arial" w:eastAsia="Arial" w:cs="Arial"/>
        </w:rPr>
        <w:t>A management team responsible for planning and implementation.</w:t>
      </w:r>
    </w:p>
    <w:p w:rsidRPr="006636F1" w:rsidR="006636F1" w:rsidP="006636F1" w:rsidRDefault="006636F1" w14:paraId="7E8C3C00" w14:textId="77777777">
      <w:pPr>
        <w:jc w:val="both"/>
        <w:rPr>
          <w:rFonts w:ascii="Arial" w:hAnsi="Arial" w:eastAsia="Arial" w:cs="Arial"/>
          <w:color w:val="4F81BD" w:themeColor="accent1"/>
        </w:rPr>
      </w:pPr>
    </w:p>
    <w:p w:rsidR="006636F1" w:rsidP="006636F1" w:rsidRDefault="006636F1" w14:paraId="64E6B905" w14:textId="77777777">
      <w:pPr>
        <w:jc w:val="both"/>
        <w:rPr>
          <w:rFonts w:ascii="Arial" w:hAnsi="Arial" w:eastAsia="Arial" w:cs="Arial"/>
        </w:rPr>
      </w:pPr>
      <w:r w:rsidRPr="006636F1">
        <w:rPr>
          <w:rFonts w:ascii="Arial" w:hAnsi="Arial" w:eastAsia="Arial" w:cs="Arial"/>
          <w:color w:val="4F81BD" w:themeColor="accent1"/>
        </w:rPr>
        <w:t xml:space="preserve">[KEY MESSAGE]: </w:t>
      </w:r>
      <w:r w:rsidRPr="006636F1">
        <w:rPr>
          <w:rFonts w:ascii="Arial" w:hAnsi="Arial" w:eastAsia="Arial" w:cs="Arial"/>
        </w:rPr>
        <w:t>Screening is a programme, not a test</w:t>
      </w:r>
      <w:r w:rsidR="00C732F8">
        <w:rPr>
          <w:rFonts w:ascii="Arial" w:hAnsi="Arial" w:eastAsia="Arial" w:cs="Arial"/>
        </w:rPr>
        <w:t>.</w:t>
      </w:r>
      <w:commentRangeEnd w:id="366"/>
      <w:r w:rsidR="00DB0216">
        <w:rPr>
          <w:rStyle w:val="CommentReference"/>
        </w:rPr>
        <w:commentReference w:id="366"/>
      </w:r>
    </w:p>
    <w:p w:rsidRPr="00916B26" w:rsidR="00CC36F6" w:rsidRDefault="00CC36F6" w14:paraId="6B729757" w14:textId="77777777">
      <w:pPr>
        <w:rPr>
          <w:rFonts w:ascii="Arial" w:hAnsi="Arial" w:eastAsia="Arial" w:cs="Arial"/>
        </w:rPr>
      </w:pPr>
      <w:bookmarkStart w:name="_8y635p6zt0n0" w:colFirst="0" w:colLast="0" w:id="367"/>
      <w:bookmarkEnd w:id="367"/>
    </w:p>
    <w:p w:rsidRPr="00916B26" w:rsidR="00CC36F6" w:rsidDel="00813294" w:rsidRDefault="007E5DB8" w14:paraId="2624DA2B" w14:textId="4F679B46">
      <w:pPr>
        <w:pStyle w:val="Heading2"/>
        <w:keepLines/>
        <w:ind w:firstLine="720"/>
        <w:rPr>
          <w:del w:author="Robles Hellin, Claudia" w:date="2020-12-18T10:47:00Z" w:id="368"/>
        </w:rPr>
      </w:pPr>
      <w:bookmarkStart w:name="_wk472fd1cuyb" w:colFirst="0" w:colLast="0" w:id="369"/>
      <w:bookmarkEnd w:id="369"/>
      <w:del w:author="Robles Hellin, Claudia" w:date="2020-12-18T10:47:00Z" w:id="370">
        <w:r w:rsidRPr="00916B26" w:rsidDel="00813294">
          <w:delText>4.2. Cost-effectiveness</w:delText>
        </w:r>
      </w:del>
    </w:p>
    <w:p w:rsidRPr="00F627B4" w:rsidR="00CC36F6" w:rsidDel="00813294" w:rsidRDefault="007E5DB8" w14:paraId="6ED27D4F" w14:textId="18811CD9">
      <w:pPr>
        <w:rPr>
          <w:del w:author="Robles Hellin, Claudia" w:date="2020-12-18T10:47:00Z" w:id="371"/>
          <w:rFonts w:ascii="Arial" w:hAnsi="Arial" w:eastAsia="Arial" w:cs="Arial"/>
        </w:rPr>
      </w:pPr>
      <w:del w:author="Robles Hellin, Claudia" w:date="2020-12-18T10:47:00Z" w:id="372">
        <w:r w:rsidRPr="00916B26" w:rsidDel="00813294">
          <w:rPr>
            <w:rFonts w:ascii="Arial" w:hAnsi="Arial" w:eastAsia="Arial" w:cs="Arial"/>
          </w:rPr>
          <w:delText>Investment in prevention can save thousands of lives every year, can help reduce long-term cost of treatments, and can facilitate maintaining sustainable health services. However, approaches that improve patient outcomes may be associated with increased costs</w:delText>
        </w:r>
        <w:r w:rsidDel="00813294" w:rsidR="007630C6">
          <w:rPr>
            <w:rFonts w:ascii="Arial" w:hAnsi="Arial" w:eastAsia="Arial" w:cs="Arial"/>
          </w:rPr>
          <w:delText xml:space="preserve"> </w:delText>
        </w:r>
        <w:r w:rsidDel="00813294" w:rsidR="00F627B4">
          <w:rPr>
            <w:rFonts w:ascii="Arial" w:hAnsi="Arial" w:eastAsia="Arial" w:cs="Arial"/>
          </w:rPr>
          <w:fldChar w:fldCharType="begin"/>
        </w:r>
        <w:r w:rsidDel="00813294" w:rsidR="00FB6E81">
          <w:rPr>
            <w:rFonts w:ascii="Arial" w:hAnsi="Arial" w:eastAsia="Arial" w:cs="Arial"/>
          </w:rPr>
          <w:delInstrText xml:space="preserve"> ADDIN ZOTERO_ITEM CSL_CITATION {"citationID":"nS9PFwBQ","properties":{"formattedCitation":"(20)","plainCitation":"(20)","noteIndex":0},"citationItems":[{"id":2694,"uris":["http://zotero.org/users/616309/items/KB6GYNI6"],"uri":["http://zotero.org/users/616309/items/KB6GYNI6"],"itemData":{"id":2694,"type":"article-journal","abstract":"Simulation models are commonly used to address important health policy issues that cannot be explored through experimental studies. These models are especially useful to determine a set of strategies that result in a good value for money (cost-effectiveness). Several mathematical models simulating the natural history of HPV and related diseases, especially cervical cancer, have been developed to calculate a relative effectiveness and cost-effectiveness of HPV vaccination and cervical cancer screening interventions. Virtually all cost-effectiveness analyses identify HPV vaccination programmes for preadolescent girls to be cost-effective, even for relatively low vaccination coverage rates. Routine vaccination of preadolescent girls is the primary target population for HPV vaccination as it shows to provide the greatest health impact. Cost-effectiveness analyses assessing other vaccine target groups are less conclusive. Adding additional age-cohorts would accelerate health benefits in some years, although cost-effectiveness becomes less favourable as age at vaccination increases. Including men in HPV vaccination programmes may be a less efficient strategy if done at the expense of female vaccination coverage for reducing the burden of HPV in the population. However, as the HPV vaccine price decreases, the cost-effectiveness of universal vaccination improves, becoming equally as efficient as female-only vaccination. Vaccine price is a decisive factor in the cost-effectiveness analyses. The lower the price, the greater the likelihood that vaccination groups other than the primary target would be considered cost-effective.","container-title":"Reports of Practical Oncology and Radiotherapy: Journal of Greatpoland Cancer Center in Poznan and Polish Society of Radiation Oncology","DOI":"10.1016/j.rpor.2018.04.006","ISSN":"1507-1367","issue":"6","journalAbbreviation":"Rep Pract Oncol Radiother","language":"eng","note":"PMID: 30534011\nPMCID: PMC6277268","page":"484-494","source":"PubMed","title":"Present challenges in cervical cancer prevention: Answers from cost-effectiveness analyses","title-short":"Present challenges in cervical cancer prevention","volume":"23","author":[{"family":"Diaz","given":"Mireia"},{"family":"Sanjosé","given":"Silvia","non-dropping-particle":"de"},{"family":"Bosch","given":"F. Xavier"},{"family":"Bruni","given":"Laia"}],"issued":{"date-parts":[["2018",12]]}}}],"schema":"https://github.com/citation-style-language/schema/raw/master/csl-citation.json"} </w:delInstrText>
        </w:r>
        <w:r w:rsidDel="00813294" w:rsidR="00F627B4">
          <w:rPr>
            <w:rFonts w:ascii="Arial" w:hAnsi="Arial" w:eastAsia="Arial" w:cs="Arial"/>
          </w:rPr>
          <w:fldChar w:fldCharType="separate"/>
        </w:r>
        <w:r w:rsidRPr="00FB6E81" w:rsidDel="00813294" w:rsidR="00FB6E81">
          <w:rPr>
            <w:rFonts w:ascii="Arial" w:hAnsi="Arial" w:cs="Arial"/>
          </w:rPr>
          <w:delText>(20)</w:delText>
        </w:r>
        <w:r w:rsidDel="00813294" w:rsidR="00F627B4">
          <w:rPr>
            <w:rFonts w:ascii="Arial" w:hAnsi="Arial" w:eastAsia="Arial" w:cs="Arial"/>
          </w:rPr>
          <w:fldChar w:fldCharType="end"/>
        </w:r>
        <w:r w:rsidRPr="00916B26" w:rsidDel="00813294">
          <w:rPr>
            <w:rFonts w:ascii="Arial" w:hAnsi="Arial" w:eastAsia="Arial" w:cs="Arial"/>
          </w:rPr>
          <w:delText xml:space="preserve">. Cost-effectiveness analyses allow the comparison of interventions’ health benefits and costs to help decision makers toward setting health services priorities. </w:delText>
        </w:r>
      </w:del>
    </w:p>
    <w:p w:rsidRPr="00916B26" w:rsidR="00CC36F6" w:rsidDel="00813294" w:rsidRDefault="007E5DB8" w14:paraId="1C1E29CD" w14:textId="242E98E2">
      <w:pPr>
        <w:pStyle w:val="Heading2"/>
        <w:keepLines/>
        <w:spacing w:before="200"/>
        <w:ind w:firstLine="720"/>
        <w:rPr>
          <w:del w:author="Robles Hellin, Claudia" w:date="2020-12-18T10:47:00Z" w:id="373"/>
        </w:rPr>
      </w:pPr>
      <w:bookmarkStart w:name="_6zjp3vlsvqmz" w:colFirst="0" w:colLast="0" w:id="374"/>
      <w:bookmarkEnd w:id="374"/>
      <w:del w:author="Robles Hellin, Claudia" w:date="2020-12-18T10:47:00Z" w:id="375">
        <w:r w:rsidRPr="00916B26" w:rsidDel="00813294">
          <w:delText xml:space="preserve">4.3. Quality control </w:delText>
        </w:r>
      </w:del>
    </w:p>
    <w:p w:rsidRPr="00916B26" w:rsidR="00332BD9" w:rsidDel="00813294" w:rsidRDefault="007E5DB8" w14:paraId="4C3658BE" w14:textId="3B43B9E2">
      <w:pPr>
        <w:spacing w:before="200"/>
        <w:rPr>
          <w:del w:author="Robles Hellin, Claudia" w:date="2020-12-18T10:47:00Z" w:id="376"/>
          <w:rFonts w:ascii="Arial" w:hAnsi="Arial" w:eastAsia="Arial" w:cs="Arial"/>
        </w:rPr>
      </w:pPr>
      <w:del w:author="Robles Hellin, Claudia" w:date="2020-12-18T10:47:00Z" w:id="377">
        <w:r w:rsidRPr="00916B26" w:rsidDel="00813294">
          <w:rPr>
            <w:rFonts w:ascii="Arial" w:hAnsi="Arial" w:eastAsia="Arial" w:cs="Arial"/>
          </w:rPr>
          <w:delText xml:space="preserve">Quality controls are required in screening programs to ensure valid results.  Benefits of screening can only be achieved if quality is optimal at every step in the screening process. This includes every step from invitation of the eligible target population, to treatment of participants with abnormalities, if necessary. </w:delText>
        </w:r>
        <w:r w:rsidDel="00813294" w:rsidR="00266DE7">
          <w:rPr>
            <w:rFonts w:ascii="Arial" w:hAnsi="Arial" w:eastAsia="Arial" w:cs="Arial"/>
          </w:rPr>
          <w:delText>A</w:delText>
        </w:r>
        <w:r w:rsidRPr="00916B26" w:rsidDel="00813294">
          <w:rPr>
            <w:rFonts w:ascii="Arial" w:hAnsi="Arial" w:eastAsia="Arial" w:cs="Arial"/>
          </w:rPr>
          <w:delText xml:space="preserve"> robust system to coordinate the screening </w:delText>
        </w:r>
        <w:r w:rsidDel="00813294" w:rsidR="00B16C8E">
          <w:rPr>
            <w:rFonts w:ascii="Arial" w:hAnsi="Arial" w:eastAsia="Arial" w:cs="Arial"/>
          </w:rPr>
          <w:delText>program</w:delText>
        </w:r>
        <w:r w:rsidDel="00813294" w:rsidR="00266DE7">
          <w:rPr>
            <w:rFonts w:ascii="Arial" w:hAnsi="Arial" w:eastAsia="Arial" w:cs="Arial"/>
          </w:rPr>
          <w:delText xml:space="preserve"> is needed to ensure </w:delText>
        </w:r>
        <w:r w:rsidDel="00813294" w:rsidR="00B16C8E">
          <w:rPr>
            <w:rFonts w:ascii="Arial" w:hAnsi="Arial" w:eastAsia="Arial" w:cs="Arial"/>
          </w:rPr>
          <w:delText xml:space="preserve">its </w:delText>
        </w:r>
        <w:r w:rsidDel="00813294" w:rsidR="00266DE7">
          <w:rPr>
            <w:rFonts w:ascii="Arial" w:hAnsi="Arial" w:eastAsia="Arial" w:cs="Arial"/>
          </w:rPr>
          <w:delText>q</w:delText>
        </w:r>
        <w:r w:rsidRPr="00916B26" w:rsidDel="00813294" w:rsidR="00266DE7">
          <w:rPr>
            <w:rFonts w:ascii="Arial" w:hAnsi="Arial" w:eastAsia="Arial" w:cs="Arial"/>
          </w:rPr>
          <w:delText>u</w:delText>
        </w:r>
        <w:r w:rsidDel="00813294" w:rsidR="00B16C8E">
          <w:rPr>
            <w:rFonts w:ascii="Arial" w:hAnsi="Arial" w:eastAsia="Arial" w:cs="Arial"/>
          </w:rPr>
          <w:delText>ality</w:delText>
        </w:r>
        <w:r w:rsidRPr="00916B26" w:rsidDel="00813294">
          <w:rPr>
            <w:rFonts w:ascii="Arial" w:hAnsi="Arial" w:eastAsia="Arial" w:cs="Arial"/>
          </w:rPr>
          <w:delText xml:space="preserve">, </w:delText>
        </w:r>
        <w:r w:rsidDel="00813294" w:rsidR="00266DE7">
          <w:rPr>
            <w:rFonts w:ascii="Arial" w:hAnsi="Arial" w:eastAsia="Arial" w:cs="Arial"/>
          </w:rPr>
          <w:delText xml:space="preserve">and </w:delText>
        </w:r>
        <w:r w:rsidRPr="00916B26" w:rsidDel="00813294">
          <w:rPr>
            <w:rFonts w:ascii="Arial" w:hAnsi="Arial" w:eastAsia="Arial" w:cs="Arial"/>
          </w:rPr>
          <w:delText>that all aspects</w:delText>
        </w:r>
        <w:r w:rsidDel="00813294" w:rsidR="00266DE7">
          <w:rPr>
            <w:rFonts w:ascii="Arial" w:hAnsi="Arial" w:eastAsia="Arial" w:cs="Arial"/>
          </w:rPr>
          <w:delText xml:space="preserve"> in the screening process</w:delText>
        </w:r>
        <w:r w:rsidRPr="00916B26" w:rsidDel="00813294">
          <w:rPr>
            <w:rFonts w:ascii="Arial" w:hAnsi="Arial" w:eastAsia="Arial" w:cs="Arial"/>
          </w:rPr>
          <w:delText xml:space="preserve"> are performing </w:delText>
        </w:r>
        <w:r w:rsidDel="00813294" w:rsidR="00266DE7">
          <w:rPr>
            <w:rFonts w:ascii="Arial" w:hAnsi="Arial" w:eastAsia="Arial" w:cs="Arial"/>
          </w:rPr>
          <w:delText xml:space="preserve">correctly </w:delText>
        </w:r>
        <w:r w:rsidDel="00813294" w:rsidR="00266DE7">
          <w:rPr>
            <w:rFonts w:ascii="Arial" w:hAnsi="Arial" w:eastAsia="Arial" w:cs="Arial"/>
          </w:rPr>
          <w:fldChar w:fldCharType="begin"/>
        </w:r>
        <w:r w:rsidDel="00813294" w:rsidR="00933C7A">
          <w:rPr>
            <w:rFonts w:ascii="Arial" w:hAnsi="Arial" w:eastAsia="Arial" w:cs="Arial"/>
          </w:rPr>
          <w:delInstrText xml:space="preserve"> ADDIN ZOTERO_ITEM CSL_CITATION {"citationID":"XzqDHQXt","properties":{"formattedCitation":"(21,22)","plainCitation":"(21,22)","noteIndex":0},"citationItems":[{"id":3949,"uris":["http://zotero.org/users/616309/items/D6TQZRZ5"],"uri":["http://zotero.org/users/616309/items/D6TQZRZ5"],"itemData":{"id":3949,"type":"article-journal","abstract":"European Guidelines for Quality Assurance in Cervical Cancer Screening have been initiated in the Europe Against Cancer Programme. The first edition established the principles of organised population-based screening and stimulated numerous pilot projects. The second multidisciplinary edition was published in 2008 and comprises </w:delInstrText>
        </w:r>
        <w:r w:rsidDel="00813294" w:rsidR="00933C7A">
          <w:rPr>
            <w:rFonts w:ascii="Cambria Math" w:hAnsi="Cambria Math" w:eastAsia="Arial" w:cs="Cambria Math"/>
          </w:rPr>
          <w:delInstrText>∼</w:delInstrText>
        </w:r>
        <w:r w:rsidDel="00813294" w:rsidR="00933C7A">
          <w:rPr>
            <w:rFonts w:ascii="Arial" w:hAnsi="Arial" w:eastAsia="Arial" w:cs="Arial"/>
          </w:rPr>
          <w:delInstrText xml:space="preserve">250 pages divided into seven chapters prepared by 48 authors and contributors. Considerable attention has been devoted to organised, population-based programme policies which minimise adverse effects and maximise benefits of screening. It is hoped that this expanded guidelines edition will have a greater impact on countries in which screening programmes are still lacking and in which opportunistic screening has been preferred in the past. Other methodological aspects such as future prospects of human papillomavirus testing and vaccination in cervical cancer control have also been examined in the second edition; recommendations for integration of the latter technologies into European guidelines are currently under development in a related project supported by the European Union Health Programme. An overview of the fundamental points and principles that should support any quality-assured screening programme and key performance indicators are presented here in a summary document of the second guidelines edition in order to make these principles and standards known to a wider scientific community.","container-title":"Annals of Oncology","DOI":"10.1093/annonc/mdp471","ISSN":"0923-7534","issue":"3","journalAbbreviation":"Annals of Oncology","language":"en","page":"448-458","source":"ScienceDirect","title":"European Guidelines for Quality Assurance in Cervical Cancer Screening. Second Edition—Summary Document","volume":"21","author":[{"family":"Arbyn","given":"M."},{"family":"Anttila","given":"A."},{"family":"Jordan","given":"J."},{"family":"Ronco","given":"G."},{"family":"Schenck","given":"U."},{"family":"Segnan","given":"N."},{"family":"Wiener","given":"H."},{"family":"Herbert","given":"A."},{"family":"Karsa","given":"L.","non-dropping-particle":"von"}],"issued":{"date-parts":[["2010",3,1]]}}},{"id":3024,"uris":["http://zotero.org/users/616309/items/HX7SNX5M"],"uri":["http://zotero.org/users/616309/items/HX7SNX5M"],"itemData":{"id":3024,"type":"article-journal","container-title":"Papillomavirus Research","DOI":"10.1016/j.pvr.2015.06.006","ISSN":"24058521","journalAbbreviation":"Papillomavirus Research","language":"en","page":"22-31","source":"DOI.org (Crossref)","title":"European guidelines for quality assurance in cervical cancer screening. Summary of the supplements on HPV screening and vaccination","volume":"1","author":[{"family":"Karsa","given":"Lawrence","non-dropping-particle":"von"},{"family":"Arbyn","given":"Marc"},{"family":"De Vuyst","given":"Hugo"},{"family":"Dillner","given":"Joakim"},{"family":"Dillner","given":"Lena"},{"family":"Franceschi","given":"Silvia"},{"family":"Patnick","given":"Julietta"},{"family":"Ronco","given":"Guglielmo"},{"family":"Segnan","given":"Nereo"},{"family":"Suonio","given":"Eero"},{"family":"Törnberg","given":"Sven"},{"family":"Anttila","given":"Ahti"}],"issued":{"date-parts":[["2015",12]]}}}],"schema":"https://github.com/citation-style-language/schema/raw/master/csl-citation.json"} </w:delInstrText>
        </w:r>
        <w:r w:rsidDel="00813294" w:rsidR="00266DE7">
          <w:rPr>
            <w:rFonts w:ascii="Arial" w:hAnsi="Arial" w:eastAsia="Arial" w:cs="Arial"/>
          </w:rPr>
          <w:fldChar w:fldCharType="separate"/>
        </w:r>
        <w:r w:rsidRPr="00933C7A" w:rsidDel="00813294" w:rsidR="00933C7A">
          <w:rPr>
            <w:rFonts w:ascii="Arial" w:hAnsi="Arial" w:cs="Arial"/>
          </w:rPr>
          <w:delText>(21,22)</w:delText>
        </w:r>
        <w:r w:rsidDel="00813294" w:rsidR="00266DE7">
          <w:rPr>
            <w:rFonts w:ascii="Arial" w:hAnsi="Arial" w:eastAsia="Arial" w:cs="Arial"/>
          </w:rPr>
          <w:fldChar w:fldCharType="end"/>
        </w:r>
        <w:r w:rsidRPr="00916B26" w:rsidDel="00813294">
          <w:rPr>
            <w:rFonts w:ascii="Arial" w:hAnsi="Arial" w:eastAsia="Arial" w:cs="Arial"/>
          </w:rPr>
          <w:delText xml:space="preserve">. </w:delText>
        </w:r>
      </w:del>
    </w:p>
    <w:p w:rsidRPr="00916B26" w:rsidR="00CC36F6" w:rsidDel="00813294" w:rsidRDefault="007E5DB8" w14:paraId="5BF73E7F" w14:textId="52B4A860">
      <w:pPr>
        <w:spacing w:before="240"/>
        <w:rPr>
          <w:del w:author="Robles Hellin, Claudia" w:date="2020-12-18T10:47:00Z" w:id="378"/>
          <w:rFonts w:ascii="Arial" w:hAnsi="Arial" w:eastAsia="Arial" w:cs="Arial"/>
        </w:rPr>
      </w:pPr>
      <w:del w:author="Robles Hellin, Claudia" w:date="2020-12-18T10:47:00Z" w:id="379">
        <w:r w:rsidRPr="00916B26" w:rsidDel="00813294">
          <w:rPr>
            <w:rFonts w:ascii="Arial" w:hAnsi="Arial" w:eastAsia="Arial" w:cs="Arial"/>
            <w:color w:val="4A86E8"/>
          </w:rPr>
          <w:delText>[Example]:</w:delText>
        </w:r>
        <w:r w:rsidRPr="00916B26" w:rsidDel="00813294">
          <w:rPr>
            <w:rFonts w:ascii="Arial" w:hAnsi="Arial" w:eastAsia="Arial" w:cs="Arial"/>
          </w:rPr>
          <w:delText xml:space="preserve"> Cytology has been used in numerous high-income countries for the past 50 years for cervical cancer screening programs. Cytology-based screening and treatment programmes have unquestionably reduced cervical cancer incidence and mortality</w:delText>
        </w:r>
        <w:r w:rsidDel="00813294" w:rsidR="00933C7A">
          <w:rPr>
            <w:rFonts w:ascii="Arial" w:hAnsi="Arial" w:eastAsia="Arial" w:cs="Arial"/>
          </w:rPr>
          <w:delText>. S</w:delText>
        </w:r>
        <w:r w:rsidRPr="00916B26" w:rsidDel="00813294">
          <w:rPr>
            <w:rFonts w:ascii="Arial" w:hAnsi="Arial" w:eastAsia="Arial" w:cs="Arial"/>
          </w:rPr>
          <w:delText>everal training and mechanisms for quality control have been established</w:delText>
        </w:r>
        <w:r w:rsidDel="00813294" w:rsidR="00933C7A">
          <w:rPr>
            <w:rFonts w:ascii="Arial" w:hAnsi="Arial" w:eastAsia="Arial" w:cs="Arial"/>
          </w:rPr>
          <w:delText xml:space="preserve"> in these programmes</w:delText>
        </w:r>
        <w:r w:rsidRPr="00916B26" w:rsidDel="00813294">
          <w:rPr>
            <w:rFonts w:ascii="Arial" w:hAnsi="Arial" w:eastAsia="Arial" w:cs="Arial"/>
          </w:rPr>
          <w:delText>. Given that poor reproducibility has been observed with poor agreement even among experts in quality controlled programmes it requires additional quality control in the laboratory</w:delText>
        </w:r>
      </w:del>
    </w:p>
    <w:p w:rsidRPr="00916B26" w:rsidR="00CC36F6" w:rsidDel="00813294" w:rsidRDefault="00CC36F6" w14:paraId="3725874C" w14:textId="77AC429D">
      <w:pPr>
        <w:ind w:firstLine="720"/>
        <w:rPr>
          <w:del w:author="Robles Hellin, Claudia" w:date="2020-12-18T10:47:00Z" w:id="380"/>
          <w:rFonts w:ascii="Arial" w:hAnsi="Arial" w:eastAsia="Arial" w:cs="Arial"/>
          <w:b/>
        </w:rPr>
      </w:pPr>
    </w:p>
    <w:p w:rsidRPr="00916B26" w:rsidR="00CC36F6" w:rsidDel="00813294" w:rsidRDefault="007E5DB8" w14:paraId="35C43D6F" w14:textId="42A706C5">
      <w:pPr>
        <w:pStyle w:val="Heading2"/>
        <w:rPr>
          <w:del w:author="Robles Hellin, Claudia" w:date="2020-12-18T10:47:00Z" w:id="381"/>
        </w:rPr>
      </w:pPr>
      <w:bookmarkStart w:name="_ipe1vn1ie8is" w:colFirst="0" w:colLast="0" w:id="382"/>
      <w:bookmarkEnd w:id="382"/>
      <w:del w:author="Robles Hellin, Claudia" w:date="2020-12-18T10:47:00Z" w:id="383">
        <w:r w:rsidRPr="00916B26" w:rsidDel="00813294">
          <w:delText>4.4. Impact evaluation</w:delText>
        </w:r>
      </w:del>
    </w:p>
    <w:p w:rsidRPr="00916B26" w:rsidR="00CC36F6" w:rsidDel="00813294" w:rsidRDefault="007E5DB8" w14:paraId="4475A876" w14:textId="718A1887">
      <w:pPr>
        <w:spacing w:before="200"/>
        <w:jc w:val="both"/>
        <w:rPr>
          <w:del w:author="Robles Hellin, Claudia" w:date="2020-12-18T10:47:00Z" w:id="384"/>
          <w:rFonts w:ascii="Arial" w:hAnsi="Arial" w:eastAsia="Arial" w:cs="Arial"/>
        </w:rPr>
      </w:pPr>
      <w:del w:author="Robles Hellin, Claudia" w:date="2020-12-18T10:47:00Z" w:id="385">
        <w:r w:rsidRPr="00916B26" w:rsidDel="00813294">
          <w:rPr>
            <w:rFonts w:ascii="Arial" w:hAnsi="Arial" w:eastAsia="Arial" w:cs="Arial"/>
          </w:rPr>
          <w:delText>The best way to assess the effectiveness of a screening program is from randomized studies. However, these types of studies are often difficult to carry out. Thus, when the disease being screened has a low incidence rate (as is the case with most types of cancer) the study may require the inclusion of a large volume of subjects who also need to be followed for many years, implying a high cost and duration of the study. If randomized studies are not feasible, observational studies can provide useful information about the value of screening.</w:delText>
        </w:r>
      </w:del>
    </w:p>
    <w:p w:rsidRPr="00916B26" w:rsidR="00CC36F6" w:rsidDel="00813294" w:rsidRDefault="007E5DB8" w14:paraId="70CC883D" w14:textId="65912AE9">
      <w:pPr>
        <w:spacing w:before="200"/>
        <w:jc w:val="both"/>
        <w:rPr>
          <w:del w:author="Robles Hellin, Claudia" w:date="2020-12-18T10:47:00Z" w:id="386"/>
          <w:rFonts w:ascii="Arial" w:hAnsi="Arial" w:eastAsia="Arial" w:cs="Arial"/>
        </w:rPr>
      </w:pPr>
      <w:del w:author="Robles Hellin, Claudia" w:date="2020-12-18T10:47:00Z" w:id="387">
        <w:r w:rsidRPr="00916B26" w:rsidDel="00813294">
          <w:rPr>
            <w:rFonts w:ascii="Arial" w:hAnsi="Arial" w:eastAsia="Arial" w:cs="Arial"/>
            <w:color w:val="4A86E8"/>
          </w:rPr>
          <w:delText>[Example]</w:delText>
        </w:r>
        <w:r w:rsidRPr="00916B26" w:rsidDel="00813294">
          <w:rPr>
            <w:rFonts w:ascii="Arial" w:hAnsi="Arial" w:eastAsia="Arial" w:cs="Arial"/>
          </w:rPr>
          <w:delText xml:space="preserve">: </w:delText>
        </w:r>
        <w:commentRangeStart w:id="388"/>
        <w:r w:rsidRPr="00916B26" w:rsidDel="00813294">
          <w:rPr>
            <w:rFonts w:ascii="Arial" w:hAnsi="Arial" w:eastAsia="Arial" w:cs="Arial"/>
          </w:rPr>
          <w:delText xml:space="preserve">Although </w:delText>
        </w:r>
        <w:commentRangeEnd w:id="388"/>
        <w:r w:rsidDel="00813294" w:rsidR="007D1D05">
          <w:rPr>
            <w:rStyle w:val="CommentReference"/>
          </w:rPr>
          <w:commentReference w:id="388"/>
        </w:r>
        <w:r w:rsidRPr="00916B26" w:rsidDel="00813294">
          <w:rPr>
            <w:rFonts w:ascii="Arial" w:hAnsi="Arial" w:eastAsia="Arial" w:cs="Arial"/>
          </w:rPr>
          <w:delText>no randomized trial was ever conducted to evaluate its efficacy in reducing mortality from cervical cancer, but cytology has been shown to be responsible for reducing the incidence and mortality from cervical cancer in those countries where those in which the use of cytology has achieved high coverage rates.</w:delText>
        </w:r>
      </w:del>
    </w:p>
    <w:p w:rsidR="00CC36F6" w:rsidRDefault="00CC36F6" w14:paraId="71937009" w14:textId="78CBA52F">
      <w:pPr>
        <w:rPr>
          <w:ins w:author="Robles Hellin, Claudia" w:date="2020-12-18T12:05:00Z" w:id="389"/>
          <w:rFonts w:ascii="Arial Nova" w:hAnsi="Arial Nova" w:eastAsia="Arial Nova" w:cs="Arial Nova"/>
          <w:color w:val="FF0000"/>
          <w:sz w:val="22"/>
          <w:szCs w:val="22"/>
        </w:rPr>
      </w:pPr>
    </w:p>
    <w:p w:rsidRPr="00916B26" w:rsidR="002C1C85" w:rsidRDefault="002C1C85" w14:paraId="378CE294" w14:textId="77777777">
      <w:pPr>
        <w:rPr>
          <w:rFonts w:ascii="Arial Nova" w:hAnsi="Arial Nova" w:eastAsia="Arial Nova" w:cs="Arial Nova"/>
          <w:color w:val="FF0000"/>
          <w:sz w:val="22"/>
          <w:szCs w:val="22"/>
        </w:rPr>
      </w:pPr>
    </w:p>
    <w:p w:rsidRPr="00916B26" w:rsidR="00CC36F6" w:rsidRDefault="00CC36F6" w14:paraId="403E0E6B" w14:textId="77777777">
      <w:pPr>
        <w:rPr>
          <w:rFonts w:ascii="Arial Nova" w:hAnsi="Arial Nova" w:eastAsia="Arial Nova" w:cs="Arial Nova"/>
          <w:color w:val="FF0000"/>
          <w:sz w:val="22"/>
          <w:szCs w:val="22"/>
        </w:rPr>
      </w:pPr>
    </w:p>
    <w:p w:rsidRPr="00916B26" w:rsidR="00CC36F6" w:rsidRDefault="007E5DB8" w14:paraId="27BBF02C"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6FF97E88" w14:textId="77777777">
      <w:pPr>
        <w:pBdr>
          <w:top w:val="single" w:color="000000" w:sz="4" w:space="1"/>
          <w:left w:val="single" w:color="000000" w:sz="4" w:space="4"/>
          <w:bottom w:val="single" w:color="000000" w:sz="4" w:space="1"/>
          <w:right w:val="single" w:color="000000" w:sz="4" w:space="4"/>
        </w:pBdr>
        <w:shd w:val="clear" w:color="auto" w:fill="D9D9D9"/>
        <w:rPr>
          <w:rFonts w:ascii="Arial Nova" w:hAnsi="Arial Nova" w:eastAsia="Arial Nova" w:cs="Arial Nova"/>
          <w:sz w:val="22"/>
          <w:szCs w:val="22"/>
        </w:rPr>
      </w:pPr>
      <w:r w:rsidRPr="00916B26">
        <w:rPr>
          <w:rFonts w:ascii="Arial Nova" w:hAnsi="Arial Nova" w:eastAsia="Arial Nova" w:cs="Arial Nova"/>
          <w:b/>
          <w:color w:val="0000FF"/>
          <w:sz w:val="22"/>
          <w:szCs w:val="22"/>
        </w:rPr>
        <w:t>Unit:</w:t>
      </w:r>
      <w:r w:rsidRPr="00916B26">
        <w:rPr>
          <w:rFonts w:ascii="Arial Nova" w:hAnsi="Arial Nova" w:eastAsia="Arial Nova" w:cs="Arial Nova"/>
          <w:sz w:val="22"/>
          <w:szCs w:val="22"/>
        </w:rPr>
        <w:t xml:space="preserve"> </w:t>
      </w:r>
      <w:r w:rsidRPr="00916B26">
        <w:rPr>
          <w:rFonts w:ascii="Arial Nova" w:hAnsi="Arial Nova" w:eastAsia="Arial Nova" w:cs="Arial Nova"/>
          <w:b/>
          <w:sz w:val="22"/>
          <w:szCs w:val="22"/>
        </w:rPr>
        <w:t>1.n. Summary</w:t>
      </w:r>
    </w:p>
    <w:p w:rsidRPr="00916B26" w:rsidR="00CC36F6" w:rsidRDefault="00CC36F6" w14:paraId="51780A3C" w14:textId="77777777">
      <w:pPr>
        <w:rPr>
          <w:rFonts w:ascii="Arial Nova" w:hAnsi="Arial Nova" w:eastAsia="Arial Nova" w:cs="Arial Nova"/>
          <w:sz w:val="22"/>
          <w:szCs w:val="22"/>
        </w:rPr>
      </w:pPr>
    </w:p>
    <w:p w:rsidR="009C7F0B" w:rsidP="009C7F0B" w:rsidRDefault="009C7F0B" w14:paraId="052D901E" w14:textId="77777777">
      <w:pPr>
        <w:pStyle w:val="ListParagraph"/>
        <w:numPr>
          <w:ilvl w:val="0"/>
          <w:numId w:val="30"/>
        </w:numPr>
        <w:tabs>
          <w:tab w:val="clear" w:pos="2053"/>
        </w:tabs>
        <w:spacing w:after="200"/>
        <w:jc w:val="both"/>
        <w:rPr>
          <w:rFonts w:ascii="Arial" w:hAnsi="Arial" w:cs="Arial"/>
          <w:color w:val="000000"/>
        </w:rPr>
      </w:pPr>
      <w:r w:rsidRPr="008513D9">
        <w:rPr>
          <w:rFonts w:ascii="Arial" w:hAnsi="Arial" w:cs="Arial"/>
          <w:iCs/>
          <w:color w:val="000000"/>
        </w:rPr>
        <w:t xml:space="preserve">Screening </w:t>
      </w:r>
      <w:r w:rsidRPr="008513D9">
        <w:rPr>
          <w:rFonts w:ascii="Arial" w:hAnsi="Arial" w:cs="Arial"/>
          <w:color w:val="000000"/>
        </w:rPr>
        <w:t xml:space="preserve">consists of the systematic application of safe, </w:t>
      </w:r>
      <w:proofErr w:type="gramStart"/>
      <w:r w:rsidRPr="008513D9">
        <w:rPr>
          <w:rFonts w:ascii="Arial" w:hAnsi="Arial" w:cs="Arial"/>
          <w:color w:val="000000"/>
        </w:rPr>
        <w:t>easy-to-use</w:t>
      </w:r>
      <w:proofErr w:type="gramEnd"/>
      <w:r w:rsidRPr="008513D9">
        <w:rPr>
          <w:rFonts w:ascii="Arial" w:hAnsi="Arial" w:cs="Arial"/>
          <w:color w:val="000000"/>
        </w:rPr>
        <w:t xml:space="preserve"> and economically affordable tests, to provide early detection of disease. Screening aims at reducing the disease prevalence by shortening its duration, to reduce the incidence of complications associated with the disease and to increase the quality of life of those affected by the disease.</w:t>
      </w:r>
    </w:p>
    <w:p w:rsidRPr="00846F44" w:rsidR="009C7F0B" w:rsidP="009C7F0B" w:rsidRDefault="009C7F0B" w14:paraId="3FFE8D17" w14:textId="77777777">
      <w:pPr>
        <w:pStyle w:val="NormalWeb"/>
        <w:numPr>
          <w:ilvl w:val="0"/>
          <w:numId w:val="32"/>
        </w:numPr>
        <w:spacing w:before="200" w:beforeAutospacing="0" w:after="0" w:afterAutospacing="0" w:line="360" w:lineRule="auto"/>
        <w:jc w:val="both"/>
        <w:textAlignment w:val="baseline"/>
        <w:rPr>
          <w:rFonts w:ascii="Arial" w:hAnsi="Arial" w:cs="Arial"/>
          <w:color w:val="000000"/>
          <w:sz w:val="20"/>
          <w:szCs w:val="20"/>
        </w:rPr>
      </w:pPr>
      <w:proofErr w:type="spellStart"/>
      <w:r w:rsidRPr="00846F44">
        <w:rPr>
          <w:rFonts w:ascii="Arial" w:hAnsi="Arial" w:cs="Arial"/>
          <w:color w:val="000000"/>
          <w:sz w:val="20"/>
          <w:szCs w:val="20"/>
        </w:rPr>
        <w:t>Organized</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screening</w:t>
      </w:r>
      <w:proofErr w:type="spellEnd"/>
      <w:r w:rsidRPr="00846F44">
        <w:rPr>
          <w:rFonts w:ascii="Arial" w:hAnsi="Arial" w:cs="Arial"/>
          <w:color w:val="000000"/>
          <w:sz w:val="20"/>
          <w:szCs w:val="20"/>
        </w:rPr>
        <w:t xml:space="preserve"> is a </w:t>
      </w:r>
      <w:proofErr w:type="spellStart"/>
      <w:r w:rsidRPr="00846F44">
        <w:rPr>
          <w:rFonts w:ascii="Arial" w:hAnsi="Arial" w:cs="Arial"/>
          <w:color w:val="000000"/>
          <w:sz w:val="20"/>
          <w:szCs w:val="20"/>
        </w:rPr>
        <w:t>population-based</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programme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designed</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by</w:t>
      </w:r>
      <w:proofErr w:type="spellEnd"/>
      <w:r w:rsidRPr="00846F44">
        <w:rPr>
          <w:rFonts w:ascii="Arial" w:hAnsi="Arial" w:cs="Arial"/>
          <w:color w:val="000000"/>
          <w:sz w:val="20"/>
          <w:szCs w:val="20"/>
        </w:rPr>
        <w:t xml:space="preserve"> a central </w:t>
      </w:r>
      <w:proofErr w:type="spellStart"/>
      <w:r w:rsidRPr="00846F44">
        <w:rPr>
          <w:rFonts w:ascii="Arial" w:hAnsi="Arial" w:cs="Arial"/>
          <w:color w:val="000000"/>
          <w:sz w:val="20"/>
          <w:szCs w:val="20"/>
        </w:rPr>
        <w:t>public</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health</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structure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national</w:t>
      </w:r>
      <w:proofErr w:type="spellEnd"/>
      <w:r w:rsidRPr="00846F44">
        <w:rPr>
          <w:rFonts w:ascii="Arial" w:hAnsi="Arial" w:cs="Arial"/>
          <w:color w:val="000000"/>
          <w:sz w:val="20"/>
          <w:szCs w:val="20"/>
        </w:rPr>
        <w:t xml:space="preserve"> or regional) to </w:t>
      </w:r>
      <w:proofErr w:type="spellStart"/>
      <w:r w:rsidRPr="00846F44">
        <w:rPr>
          <w:rFonts w:ascii="Arial" w:hAnsi="Arial" w:cs="Arial"/>
          <w:color w:val="000000"/>
          <w:sz w:val="20"/>
          <w:szCs w:val="20"/>
        </w:rPr>
        <w:t>reach</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the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highest</w:t>
      </w:r>
      <w:proofErr w:type="spellEnd"/>
      <w:r w:rsidRPr="00846F44">
        <w:rPr>
          <w:rFonts w:ascii="Arial" w:hAnsi="Arial" w:cs="Arial"/>
          <w:color w:val="000000"/>
          <w:sz w:val="20"/>
          <w:szCs w:val="20"/>
        </w:rPr>
        <w:t xml:space="preserve"> possible </w:t>
      </w:r>
      <w:proofErr w:type="spellStart"/>
      <w:r w:rsidRPr="00846F44">
        <w:rPr>
          <w:rFonts w:ascii="Arial" w:hAnsi="Arial" w:cs="Arial"/>
          <w:color w:val="000000"/>
          <w:sz w:val="20"/>
          <w:szCs w:val="20"/>
        </w:rPr>
        <w:t>coverage</w:t>
      </w:r>
      <w:proofErr w:type="spellEnd"/>
      <w:r w:rsidRPr="00846F44">
        <w:rPr>
          <w:rFonts w:ascii="Arial" w:hAnsi="Arial" w:cs="Arial"/>
          <w:color w:val="000000"/>
          <w:sz w:val="20"/>
          <w:szCs w:val="20"/>
        </w:rPr>
        <w:t xml:space="preserve"> of </w:t>
      </w:r>
      <w:proofErr w:type="spellStart"/>
      <w:r w:rsidRPr="00846F44">
        <w:rPr>
          <w:rFonts w:ascii="Arial" w:hAnsi="Arial" w:cs="Arial"/>
          <w:color w:val="000000"/>
          <w:sz w:val="20"/>
          <w:szCs w:val="20"/>
        </w:rPr>
        <w:t>women</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Opportunistic</w:t>
      </w:r>
      <w:proofErr w:type="spellEnd"/>
      <w:r w:rsidRPr="00846F44">
        <w:rPr>
          <w:rFonts w:ascii="Arial" w:hAnsi="Arial" w:cs="Arial"/>
          <w:color w:val="000000"/>
          <w:sz w:val="20"/>
          <w:szCs w:val="20"/>
        </w:rPr>
        <w:t xml:space="preserve">, or </w:t>
      </w:r>
      <w:proofErr w:type="spellStart"/>
      <w:r w:rsidRPr="00846F44">
        <w:rPr>
          <w:rFonts w:ascii="Arial" w:hAnsi="Arial" w:cs="Arial"/>
          <w:color w:val="000000"/>
          <w:sz w:val="20"/>
          <w:szCs w:val="20"/>
        </w:rPr>
        <w:t>spontaneous</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screening</w:t>
      </w:r>
      <w:proofErr w:type="spellEnd"/>
      <w:r w:rsidRPr="00846F44">
        <w:rPr>
          <w:rFonts w:ascii="Arial" w:hAnsi="Arial" w:cs="Arial"/>
          <w:color w:val="000000"/>
          <w:sz w:val="20"/>
          <w:szCs w:val="20"/>
        </w:rPr>
        <w:t xml:space="preserve"> is </w:t>
      </w:r>
      <w:proofErr w:type="spellStart"/>
      <w:r w:rsidRPr="00846F44">
        <w:rPr>
          <w:rFonts w:ascii="Arial" w:hAnsi="Arial" w:cs="Arial"/>
          <w:color w:val="000000"/>
          <w:sz w:val="20"/>
          <w:szCs w:val="20"/>
        </w:rPr>
        <w:t>done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independently</w:t>
      </w:r>
      <w:proofErr w:type="spellEnd"/>
      <w:r w:rsidRPr="00846F44">
        <w:rPr>
          <w:rFonts w:ascii="Arial" w:hAnsi="Arial" w:cs="Arial"/>
          <w:color w:val="000000"/>
          <w:sz w:val="20"/>
          <w:szCs w:val="20"/>
        </w:rPr>
        <w:t xml:space="preserve"> of </w:t>
      </w:r>
      <w:proofErr w:type="spellStart"/>
      <w:r w:rsidRPr="00846F44">
        <w:rPr>
          <w:rFonts w:ascii="Arial" w:hAnsi="Arial" w:cs="Arial"/>
          <w:color w:val="000000"/>
          <w:sz w:val="20"/>
          <w:szCs w:val="20"/>
        </w:rPr>
        <w:t>an</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organized</w:t>
      </w:r>
      <w:proofErr w:type="spellEnd"/>
      <w:r w:rsidRPr="00846F44">
        <w:rPr>
          <w:rFonts w:ascii="Arial" w:hAnsi="Arial" w:cs="Arial"/>
          <w:color w:val="000000"/>
          <w:sz w:val="20"/>
          <w:szCs w:val="20"/>
        </w:rPr>
        <w:t xml:space="preserve"> or </w:t>
      </w:r>
      <w:proofErr w:type="spellStart"/>
      <w:r w:rsidRPr="00846F44">
        <w:rPr>
          <w:rFonts w:ascii="Arial" w:hAnsi="Arial" w:cs="Arial"/>
          <w:color w:val="000000"/>
          <w:sz w:val="20"/>
          <w:szCs w:val="20"/>
        </w:rPr>
        <w:t>population-based</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programme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Women</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are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invited</w:t>
      </w:r>
      <w:proofErr w:type="spellEnd"/>
      <w:r w:rsidRPr="00846F44">
        <w:rPr>
          <w:rFonts w:ascii="Arial" w:hAnsi="Arial" w:cs="Arial"/>
          <w:color w:val="000000"/>
          <w:sz w:val="20"/>
          <w:szCs w:val="20"/>
        </w:rPr>
        <w:t xml:space="preserve"> to </w:t>
      </w:r>
      <w:proofErr w:type="spellStart"/>
      <w:r w:rsidRPr="00846F44">
        <w:rPr>
          <w:rFonts w:ascii="Arial" w:hAnsi="Arial" w:cs="Arial"/>
          <w:color w:val="000000"/>
          <w:sz w:val="20"/>
          <w:szCs w:val="20"/>
        </w:rPr>
        <w:t>participate</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when</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visiting</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health</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services</w:t>
      </w:r>
      <w:proofErr w:type="spellEnd"/>
      <w:r w:rsidRPr="00846F44">
        <w:rPr>
          <w:rFonts w:ascii="Arial" w:hAnsi="Arial" w:cs="Arial"/>
          <w:color w:val="000000"/>
          <w:sz w:val="20"/>
          <w:szCs w:val="20"/>
        </w:rPr>
        <w:t xml:space="preserve"> for </w:t>
      </w:r>
      <w:proofErr w:type="spellStart"/>
      <w:r w:rsidRPr="00846F44">
        <w:rPr>
          <w:rFonts w:ascii="Arial" w:hAnsi="Arial" w:cs="Arial"/>
          <w:color w:val="000000"/>
          <w:sz w:val="20"/>
          <w:szCs w:val="20"/>
        </w:rPr>
        <w:t>their</w:t>
      </w:r>
      <w:proofErr w:type="spellEnd"/>
      <w:r w:rsidRPr="00846F44">
        <w:rPr>
          <w:rFonts w:ascii="Arial" w:hAnsi="Arial" w:cs="Arial"/>
          <w:color w:val="000000"/>
          <w:sz w:val="20"/>
          <w:szCs w:val="20"/>
        </w:rPr>
        <w:t xml:space="preserve"> </w:t>
      </w:r>
      <w:proofErr w:type="spellStart"/>
      <w:r w:rsidRPr="00846F44">
        <w:rPr>
          <w:rFonts w:ascii="Arial" w:hAnsi="Arial" w:cs="Arial"/>
          <w:color w:val="000000"/>
          <w:sz w:val="20"/>
          <w:szCs w:val="20"/>
        </w:rPr>
        <w:t>convenience</w:t>
      </w:r>
      <w:proofErr w:type="spellEnd"/>
      <w:r w:rsidRPr="00846F44">
        <w:rPr>
          <w:rFonts w:ascii="Arial" w:hAnsi="Arial" w:cs="Arial"/>
          <w:color w:val="000000"/>
          <w:sz w:val="20"/>
          <w:szCs w:val="20"/>
        </w:rPr>
        <w:t xml:space="preserve">. </w:t>
      </w:r>
    </w:p>
    <w:p w:rsidRPr="008513D9" w:rsidR="009C7F0B" w:rsidP="009C7F0B" w:rsidRDefault="009C7F0B" w14:paraId="23777C0E" w14:textId="77777777">
      <w:pPr>
        <w:pStyle w:val="ListParagraph"/>
        <w:rPr>
          <w:rFonts w:ascii="Arial" w:hAnsi="Arial" w:cs="Arial"/>
          <w:color w:val="000000"/>
        </w:rPr>
      </w:pPr>
    </w:p>
    <w:p w:rsidRPr="008513D9" w:rsidR="009C7F0B" w:rsidP="009C7F0B" w:rsidRDefault="009C7F0B" w14:paraId="39DEF09D" w14:textId="77777777">
      <w:pPr>
        <w:pStyle w:val="ListParagraph"/>
        <w:numPr>
          <w:ilvl w:val="0"/>
          <w:numId w:val="30"/>
        </w:numPr>
        <w:tabs>
          <w:tab w:val="clear" w:pos="2053"/>
        </w:tabs>
        <w:spacing w:after="200"/>
        <w:jc w:val="both"/>
        <w:rPr>
          <w:rFonts w:ascii="Arial" w:hAnsi="Arial" w:cs="Arial"/>
          <w:color w:val="000000"/>
        </w:rPr>
      </w:pPr>
      <w:r w:rsidRPr="008513D9">
        <w:rPr>
          <w:rFonts w:ascii="Arial" w:hAnsi="Arial" w:cs="Arial"/>
          <w:color w:val="000000"/>
        </w:rPr>
        <w:t xml:space="preserve">Diagnostic test accuracy measures </w:t>
      </w:r>
      <w:proofErr w:type="gramStart"/>
      <w:r w:rsidRPr="008513D9">
        <w:rPr>
          <w:rFonts w:ascii="Arial" w:hAnsi="Arial" w:cs="Arial"/>
          <w:color w:val="000000"/>
        </w:rPr>
        <w:t>informs</w:t>
      </w:r>
      <w:proofErr w:type="gramEnd"/>
      <w:r w:rsidRPr="008513D9">
        <w:rPr>
          <w:rFonts w:ascii="Arial" w:hAnsi="Arial" w:cs="Arial"/>
          <w:color w:val="000000"/>
        </w:rPr>
        <w:t xml:space="preserve"> about the test ability to: 1) discriminate health and disease status in order to classify people between those who are ill and those who are not (sensitivity and specificity); 2) predict disease: estimation of the post-test probability </w:t>
      </w:r>
      <w:r w:rsidRPr="008513D9">
        <w:rPr>
          <w:rFonts w:ascii="Arial" w:hAnsi="Arial" w:eastAsia="Times New Roman" w:cs="Arial"/>
          <w:color w:val="000000"/>
          <w:lang w:val="ca-ES"/>
        </w:rPr>
        <w:t xml:space="preserve">of </w:t>
      </w:r>
      <w:proofErr w:type="spellStart"/>
      <w:r w:rsidRPr="008513D9">
        <w:rPr>
          <w:rFonts w:ascii="Arial" w:hAnsi="Arial" w:eastAsia="Times New Roman" w:cs="Arial"/>
          <w:color w:val="000000"/>
          <w:lang w:val="ca-ES"/>
        </w:rPr>
        <w:t>disease</w:t>
      </w:r>
      <w:proofErr w:type="spellEnd"/>
      <w:r w:rsidRPr="008513D9">
        <w:rPr>
          <w:rFonts w:ascii="Arial" w:hAnsi="Arial" w:eastAsia="Times New Roman" w:cs="Arial"/>
          <w:color w:val="000000"/>
          <w:lang w:val="ca-ES"/>
        </w:rPr>
        <w:t xml:space="preserve"> </w:t>
      </w:r>
      <w:proofErr w:type="spellStart"/>
      <w:r w:rsidRPr="008513D9">
        <w:rPr>
          <w:rFonts w:ascii="Arial" w:hAnsi="Arial" w:eastAsia="Times New Roman" w:cs="Arial"/>
          <w:color w:val="000000"/>
          <w:lang w:val="ca-ES"/>
        </w:rPr>
        <w:t>given</w:t>
      </w:r>
      <w:proofErr w:type="spellEnd"/>
      <w:r w:rsidRPr="008513D9">
        <w:rPr>
          <w:rFonts w:ascii="Arial" w:hAnsi="Arial" w:eastAsia="Times New Roman" w:cs="Arial"/>
          <w:color w:val="000000"/>
          <w:lang w:val="ca-ES"/>
        </w:rPr>
        <w:t xml:space="preserve"> a </w:t>
      </w:r>
      <w:proofErr w:type="spellStart"/>
      <w:r w:rsidRPr="008513D9">
        <w:rPr>
          <w:rFonts w:ascii="Arial" w:hAnsi="Arial" w:eastAsia="Times New Roman" w:cs="Arial"/>
          <w:color w:val="000000"/>
          <w:lang w:val="ca-ES"/>
        </w:rPr>
        <w:t>certain</w:t>
      </w:r>
      <w:proofErr w:type="spellEnd"/>
      <w:r w:rsidRPr="008513D9">
        <w:rPr>
          <w:rFonts w:ascii="Arial" w:hAnsi="Arial" w:eastAsia="Times New Roman" w:cs="Arial"/>
          <w:color w:val="000000"/>
          <w:lang w:val="ca-ES"/>
        </w:rPr>
        <w:t xml:space="preserve"> test </w:t>
      </w:r>
      <w:proofErr w:type="spellStart"/>
      <w:r w:rsidRPr="008513D9">
        <w:rPr>
          <w:rFonts w:ascii="Arial" w:hAnsi="Arial" w:eastAsia="Times New Roman" w:cs="Arial"/>
          <w:color w:val="000000"/>
          <w:lang w:val="ca-ES"/>
        </w:rPr>
        <w:t>result</w:t>
      </w:r>
      <w:proofErr w:type="spellEnd"/>
      <w:r w:rsidRPr="008513D9">
        <w:rPr>
          <w:rFonts w:ascii="Arial" w:hAnsi="Arial" w:eastAsia="Times New Roman" w:cs="Arial"/>
          <w:color w:val="000000"/>
          <w:lang w:val="ca-ES"/>
        </w:rPr>
        <w:t xml:space="preserve"> (</w:t>
      </w:r>
      <w:proofErr w:type="spellStart"/>
      <w:r w:rsidRPr="008513D9">
        <w:rPr>
          <w:rFonts w:ascii="Arial" w:hAnsi="Arial" w:eastAsia="Times New Roman" w:cs="Arial"/>
          <w:color w:val="000000"/>
          <w:lang w:val="ca-ES"/>
        </w:rPr>
        <w:t>predictive</w:t>
      </w:r>
      <w:proofErr w:type="spellEnd"/>
      <w:r w:rsidRPr="008513D9">
        <w:rPr>
          <w:rFonts w:ascii="Arial" w:hAnsi="Arial" w:eastAsia="Times New Roman" w:cs="Arial"/>
          <w:color w:val="000000"/>
          <w:lang w:val="ca-ES"/>
        </w:rPr>
        <w:t xml:space="preserve"> </w:t>
      </w:r>
      <w:proofErr w:type="spellStart"/>
      <w:r w:rsidRPr="008513D9">
        <w:rPr>
          <w:rFonts w:ascii="Arial" w:hAnsi="Arial" w:eastAsia="Times New Roman" w:cs="Arial"/>
          <w:color w:val="000000"/>
          <w:lang w:val="ca-ES"/>
        </w:rPr>
        <w:t>values</w:t>
      </w:r>
      <w:proofErr w:type="spellEnd"/>
      <w:r w:rsidRPr="008513D9">
        <w:rPr>
          <w:rFonts w:ascii="Arial" w:hAnsi="Arial" w:eastAsia="Times New Roman" w:cs="Arial"/>
          <w:color w:val="000000"/>
          <w:lang w:val="ca-ES"/>
        </w:rPr>
        <w:t>)</w:t>
      </w:r>
      <w:r>
        <w:t>.</w:t>
      </w:r>
    </w:p>
    <w:p w:rsidRPr="008513D9" w:rsidR="009C7F0B" w:rsidP="009C7F0B" w:rsidRDefault="009C7F0B" w14:paraId="38C19479" w14:textId="77777777">
      <w:pPr>
        <w:pStyle w:val="ListParagraph"/>
        <w:rPr>
          <w:rFonts w:ascii="Arial" w:hAnsi="Arial" w:cs="Arial"/>
          <w:color w:val="000000"/>
        </w:rPr>
      </w:pPr>
    </w:p>
    <w:p w:rsidRPr="008513D9" w:rsidR="009C7F0B" w:rsidP="009C7F0B" w:rsidRDefault="009C7F0B" w14:paraId="7569ACD6" w14:textId="77777777">
      <w:pPr>
        <w:pStyle w:val="ListParagraph"/>
        <w:numPr>
          <w:ilvl w:val="0"/>
          <w:numId w:val="31"/>
        </w:numPr>
        <w:tabs>
          <w:tab w:val="clear" w:pos="2053"/>
        </w:tabs>
        <w:spacing w:before="200"/>
        <w:jc w:val="both"/>
        <w:textAlignment w:val="baseline"/>
        <w:rPr>
          <w:rFonts w:ascii="Arial" w:hAnsi="Arial" w:cs="Arial"/>
          <w:color w:val="000000"/>
        </w:rPr>
      </w:pPr>
      <w:r>
        <w:rPr>
          <w:rFonts w:ascii="Arial" w:hAnsi="Arial" w:cs="Arial"/>
          <w:color w:val="000000"/>
        </w:rPr>
        <w:t>Several items are needed t</w:t>
      </w:r>
      <w:r w:rsidRPr="008513D9">
        <w:rPr>
          <w:rFonts w:ascii="Arial" w:hAnsi="Arial" w:cs="Arial"/>
          <w:color w:val="000000"/>
        </w:rPr>
        <w:t>o organize a cancer screening programme</w:t>
      </w:r>
      <w:r>
        <w:rPr>
          <w:rFonts w:ascii="Arial" w:hAnsi="Arial" w:cs="Arial"/>
          <w:color w:val="000000"/>
        </w:rPr>
        <w:t xml:space="preserve">, including </w:t>
      </w:r>
      <w:r w:rsidRPr="008513D9">
        <w:rPr>
          <w:rFonts w:ascii="Arial" w:hAnsi="Arial" w:cs="Arial"/>
          <w:color w:val="000000"/>
        </w:rPr>
        <w:t>a defined target population</w:t>
      </w:r>
      <w:r>
        <w:rPr>
          <w:rFonts w:ascii="Arial" w:hAnsi="Arial" w:cs="Arial"/>
          <w:color w:val="000000"/>
        </w:rPr>
        <w:t>;</w:t>
      </w:r>
      <w:r w:rsidR="00901EB7">
        <w:rPr>
          <w:rFonts w:ascii="Arial" w:hAnsi="Arial" w:cs="Arial"/>
          <w:color w:val="000000"/>
        </w:rPr>
        <w:t xml:space="preserve"> </w:t>
      </w:r>
      <w:r w:rsidRPr="008513D9">
        <w:rPr>
          <w:rFonts w:ascii="Arial" w:hAnsi="Arial" w:cs="Arial"/>
          <w:color w:val="000000"/>
        </w:rPr>
        <w:t xml:space="preserve">defined </w:t>
      </w:r>
      <w:r>
        <w:rPr>
          <w:rFonts w:ascii="Arial" w:hAnsi="Arial" w:cs="Arial"/>
          <w:color w:val="000000"/>
        </w:rPr>
        <w:t>age interval</w:t>
      </w:r>
      <w:r w:rsidR="00901EB7">
        <w:rPr>
          <w:rFonts w:ascii="Arial" w:hAnsi="Arial" w:cs="Arial"/>
          <w:color w:val="000000"/>
        </w:rPr>
        <w:t>s</w:t>
      </w:r>
      <w:r>
        <w:rPr>
          <w:rFonts w:ascii="Arial" w:hAnsi="Arial" w:cs="Arial"/>
          <w:color w:val="000000"/>
        </w:rPr>
        <w:t xml:space="preserve"> and</w:t>
      </w:r>
      <w:r w:rsidRPr="008513D9">
        <w:rPr>
          <w:rFonts w:ascii="Arial" w:hAnsi="Arial" w:cs="Arial"/>
          <w:color w:val="000000"/>
        </w:rPr>
        <w:t xml:space="preserve"> screening test(s) to use</w:t>
      </w:r>
      <w:r>
        <w:rPr>
          <w:rFonts w:ascii="Arial" w:hAnsi="Arial" w:cs="Arial"/>
          <w:color w:val="000000"/>
        </w:rPr>
        <w:t>;</w:t>
      </w:r>
      <w:r w:rsidRPr="008513D9">
        <w:rPr>
          <w:rFonts w:ascii="Arial" w:hAnsi="Arial" w:cs="Arial"/>
          <w:color w:val="000000"/>
        </w:rPr>
        <w:t xml:space="preserve"> a health care system with the capacity to screen, follow-up those who screened positive, and provide treatment as indicated</w:t>
      </w:r>
      <w:r>
        <w:rPr>
          <w:rFonts w:ascii="Arial" w:hAnsi="Arial" w:cs="Arial"/>
          <w:color w:val="000000"/>
        </w:rPr>
        <w:t>;</w:t>
      </w:r>
      <w:r w:rsidRPr="008513D9">
        <w:rPr>
          <w:rFonts w:ascii="Arial" w:hAnsi="Arial" w:cs="Arial"/>
          <w:color w:val="000000"/>
        </w:rPr>
        <w:t xml:space="preserve"> </w:t>
      </w:r>
      <w:r>
        <w:rPr>
          <w:rFonts w:ascii="Arial" w:hAnsi="Arial" w:cs="Arial"/>
          <w:color w:val="000000"/>
        </w:rPr>
        <w:t xml:space="preserve">and </w:t>
      </w:r>
      <w:r w:rsidRPr="008513D9">
        <w:rPr>
          <w:rFonts w:ascii="Arial" w:hAnsi="Arial" w:cs="Arial"/>
          <w:color w:val="000000"/>
        </w:rPr>
        <w:t>quality control system</w:t>
      </w:r>
      <w:r>
        <w:rPr>
          <w:rFonts w:ascii="Arial" w:hAnsi="Arial" w:cs="Arial"/>
          <w:color w:val="000000"/>
        </w:rPr>
        <w:t>s, among others.</w:t>
      </w:r>
    </w:p>
    <w:p w:rsidRPr="00916B26" w:rsidR="00CC36F6" w:rsidRDefault="00CC36F6" w14:paraId="7218877F" w14:textId="77777777">
      <w:pPr>
        <w:rPr>
          <w:rFonts w:ascii="Arial Nova" w:hAnsi="Arial Nova" w:eastAsia="Arial Nova" w:cs="Arial Nova"/>
          <w:sz w:val="22"/>
          <w:szCs w:val="22"/>
        </w:rPr>
      </w:pPr>
    </w:p>
    <w:p w:rsidRPr="00916B26" w:rsidR="00CC36F6" w:rsidRDefault="007E5DB8" w14:paraId="321319C9" w14:textId="77777777">
      <w:pPr>
        <w:shd w:val="clear" w:color="auto" w:fill="FFFF00"/>
        <w:jc w:val="center"/>
        <w:rPr>
          <w:rFonts w:ascii="Arial Nova" w:hAnsi="Arial Nova" w:eastAsia="Arial Nova" w:cs="Arial Nova"/>
          <w:sz w:val="22"/>
          <w:szCs w:val="22"/>
        </w:rPr>
      </w:pPr>
      <w:r w:rsidRPr="00916B26">
        <w:rPr>
          <w:rFonts w:ascii="Arial Nova" w:hAnsi="Arial Nova" w:eastAsia="Arial Nova" w:cs="Arial Nova"/>
          <w:sz w:val="22"/>
          <w:szCs w:val="22"/>
          <w:highlight w:val="yellow"/>
        </w:rPr>
        <w:t xml:space="preserve">Up until here MAXIMUM 12,5 </w:t>
      </w:r>
      <w:r w:rsidRPr="00916B26">
        <w:rPr>
          <w:rFonts w:ascii="Arial Nova" w:hAnsi="Arial Nova" w:eastAsia="Arial Nova" w:cs="Arial Nova"/>
          <w:sz w:val="22"/>
          <w:szCs w:val="22"/>
        </w:rPr>
        <w:t>pages</w:t>
      </w:r>
    </w:p>
    <w:p w:rsidRPr="00916B26" w:rsidR="00CC36F6" w:rsidRDefault="00CC36F6" w14:paraId="68A969A6" w14:textId="77777777">
      <w:pPr>
        <w:jc w:val="center"/>
        <w:rPr>
          <w:rFonts w:ascii="Arial Nova" w:hAnsi="Arial Nova" w:eastAsia="Arial Nova" w:cs="Arial Nova"/>
          <w:sz w:val="22"/>
          <w:szCs w:val="22"/>
        </w:rPr>
      </w:pPr>
    </w:p>
    <w:tbl>
      <w:tblPr>
        <w:tblStyle w:val="3"/>
        <w:tblW w:w="949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94"/>
      </w:tblGrid>
      <w:tr w:rsidRPr="00916B26" w:rsidR="00CC36F6" w14:paraId="2A63C3AA" w14:textId="77777777">
        <w:trPr>
          <w:trHeight w:val="547"/>
        </w:trPr>
        <w:tc>
          <w:tcPr>
            <w:tcW w:w="9494" w:type="dxa"/>
            <w:shd w:val="clear" w:color="auto" w:fill="D9D9D9"/>
            <w:vAlign w:val="center"/>
          </w:tcPr>
          <w:p w:rsidRPr="00916B26" w:rsidR="00CC36F6" w:rsidRDefault="007E5DB8" w14:paraId="4646EFA1" w14:textId="77777777">
            <w:pPr>
              <w:pStyle w:val="Heading1"/>
            </w:pPr>
            <w:bookmarkStart w:name="_jdiq5zza088u" w:colFirst="0" w:colLast="0" w:id="390"/>
            <w:bookmarkEnd w:id="390"/>
            <w:r w:rsidRPr="00916B26">
              <w:rPr>
                <w:color w:val="0000FF"/>
              </w:rPr>
              <w:t xml:space="preserve"> Title:</w:t>
            </w:r>
            <w:r w:rsidRPr="00916B26">
              <w:t xml:space="preserve"> Final Evaluation Module 2</w:t>
            </w:r>
          </w:p>
        </w:tc>
      </w:tr>
    </w:tbl>
    <w:p w:rsidRPr="00916B26" w:rsidR="00CC36F6" w:rsidRDefault="00CC36F6" w14:paraId="505611DF" w14:textId="77777777">
      <w:pPr>
        <w:spacing w:line="276" w:lineRule="auto"/>
        <w:rPr>
          <w:rFonts w:ascii="Arial" w:hAnsi="Arial" w:eastAsia="Arial" w:cs="Arial"/>
          <w:sz w:val="22"/>
          <w:szCs w:val="22"/>
        </w:rPr>
      </w:pPr>
    </w:p>
    <w:p w:rsidRPr="00916B26" w:rsidR="00CC36F6" w:rsidRDefault="007E5DB8" w14:paraId="10F86BEF" w14:textId="77777777">
      <w:pPr>
        <w:rPr>
          <w:b/>
        </w:rPr>
      </w:pPr>
      <w:r w:rsidRPr="00916B26">
        <w:rPr>
          <w:b/>
        </w:rPr>
        <w:t>[Question 1] About cancer prevention, which of the following statements is true?</w:t>
      </w:r>
    </w:p>
    <w:p w:rsidRPr="00916B26" w:rsidR="00CC36F6" w:rsidRDefault="007E5DB8" w14:paraId="25517416" w14:textId="77777777">
      <w:pPr>
        <w:numPr>
          <w:ilvl w:val="0"/>
          <w:numId w:val="5"/>
        </w:numPr>
        <w:spacing w:before="240"/>
        <w:jc w:val="both"/>
        <w:rPr>
          <w:rFonts w:ascii="Arial" w:hAnsi="Arial" w:eastAsia="Arial" w:cs="Arial"/>
        </w:rPr>
      </w:pPr>
      <w:r w:rsidRPr="00916B26">
        <w:rPr>
          <w:rFonts w:ascii="Arial" w:hAnsi="Arial" w:eastAsia="Arial" w:cs="Arial"/>
        </w:rPr>
        <w:t>[Option A] Use of cytology within a cervical cancer screening programme is an example of secondary prevention.</w:t>
      </w:r>
    </w:p>
    <w:p w:rsidRPr="00916B26" w:rsidR="00CC36F6" w:rsidRDefault="007E5DB8" w14:paraId="40DF35AD" w14:textId="77777777">
      <w:pPr>
        <w:numPr>
          <w:ilvl w:val="0"/>
          <w:numId w:val="5"/>
        </w:numPr>
        <w:jc w:val="both"/>
        <w:rPr>
          <w:rFonts w:ascii="Arial" w:hAnsi="Arial" w:eastAsia="Arial" w:cs="Arial"/>
        </w:rPr>
      </w:pPr>
      <w:r w:rsidRPr="00916B26">
        <w:rPr>
          <w:rFonts w:ascii="Arial" w:hAnsi="Arial" w:eastAsia="Arial" w:cs="Arial"/>
        </w:rPr>
        <w:t>[Option B] HPV vaccination is an example of primary prevention.</w:t>
      </w:r>
    </w:p>
    <w:p w:rsidRPr="00916B26" w:rsidR="00CC36F6" w:rsidRDefault="007E5DB8" w14:paraId="4E1B04D7" w14:textId="77777777">
      <w:pPr>
        <w:numPr>
          <w:ilvl w:val="0"/>
          <w:numId w:val="5"/>
        </w:numPr>
        <w:jc w:val="both"/>
        <w:rPr>
          <w:rFonts w:ascii="Arial" w:hAnsi="Arial" w:eastAsia="Arial" w:cs="Arial"/>
        </w:rPr>
      </w:pPr>
      <w:r w:rsidRPr="00916B26">
        <w:rPr>
          <w:rFonts w:ascii="Arial" w:hAnsi="Arial" w:eastAsia="Arial" w:cs="Arial"/>
        </w:rPr>
        <w:t>[Option C] Secondary prevention efforts are aimed at reducing disease incidence.</w:t>
      </w:r>
    </w:p>
    <w:p w:rsidRPr="00916B26" w:rsidR="00CC36F6" w:rsidRDefault="007E5DB8" w14:paraId="7D958185" w14:textId="77777777">
      <w:pPr>
        <w:numPr>
          <w:ilvl w:val="0"/>
          <w:numId w:val="5"/>
        </w:numPr>
        <w:spacing w:after="240"/>
        <w:jc w:val="both"/>
        <w:rPr>
          <w:rFonts w:ascii="Arial" w:hAnsi="Arial" w:eastAsia="Arial" w:cs="Arial"/>
        </w:rPr>
      </w:pPr>
      <w:r w:rsidRPr="00916B26">
        <w:rPr>
          <w:rFonts w:ascii="Arial" w:hAnsi="Arial" w:eastAsia="Arial" w:cs="Arial"/>
        </w:rPr>
        <w:t>[Option D] Screening focuses on disease detection at a clinical stage</w:t>
      </w:r>
    </w:p>
    <w:p w:rsidRPr="00916B26" w:rsidR="00CC36F6" w:rsidRDefault="007E5DB8" w14:paraId="6B96CE37" w14:textId="77777777">
      <w:pPr>
        <w:spacing w:before="240" w:after="240"/>
        <w:jc w:val="right"/>
        <w:rPr>
          <w:rFonts w:ascii="Arial" w:hAnsi="Arial" w:eastAsia="Arial" w:cs="Arial"/>
          <w:b/>
        </w:rPr>
      </w:pPr>
      <w:r w:rsidRPr="00916B26">
        <w:rPr>
          <w:rFonts w:ascii="Arial" w:hAnsi="Arial" w:eastAsia="Arial" w:cs="Arial"/>
        </w:rPr>
        <w:t xml:space="preserve">[Correct Answer] </w:t>
      </w:r>
      <w:r w:rsidRPr="00916B26">
        <w:rPr>
          <w:rFonts w:ascii="Arial" w:hAnsi="Arial" w:eastAsia="Arial" w:cs="Arial"/>
          <w:b/>
        </w:rPr>
        <w:t>Option A</w:t>
      </w:r>
    </w:p>
    <w:p w:rsidRPr="00916B26" w:rsidR="00CC36F6" w:rsidRDefault="007E5DB8" w14:paraId="1371FA69" w14:textId="77777777">
      <w:pPr>
        <w:spacing w:before="240" w:after="240"/>
        <w:jc w:val="both"/>
        <w:rPr>
          <w:rFonts w:ascii="Arial" w:hAnsi="Arial" w:eastAsia="Arial" w:cs="Arial"/>
          <w:b/>
        </w:rPr>
      </w:pPr>
      <w:r w:rsidRPr="00916B26">
        <w:rPr>
          <w:rFonts w:ascii="Arial" w:hAnsi="Arial" w:eastAsia="Arial" w:cs="Arial"/>
        </w:rPr>
        <w:lastRenderedPageBreak/>
        <w:t xml:space="preserve"> </w:t>
      </w:r>
      <w:r w:rsidRPr="00916B26">
        <w:rPr>
          <w:rFonts w:ascii="Arial" w:hAnsi="Arial" w:eastAsia="Arial" w:cs="Arial"/>
          <w:b/>
        </w:rPr>
        <w:t xml:space="preserve">[Question 2] </w:t>
      </w:r>
      <w:proofErr w:type="gramStart"/>
      <w:r w:rsidRPr="00916B26">
        <w:rPr>
          <w:rFonts w:ascii="Arial" w:hAnsi="Arial" w:eastAsia="Arial" w:cs="Arial"/>
          <w:b/>
        </w:rPr>
        <w:t>An</w:t>
      </w:r>
      <w:proofErr w:type="gramEnd"/>
      <w:r w:rsidRPr="00916B26">
        <w:rPr>
          <w:rFonts w:ascii="Arial" w:hAnsi="Arial" w:eastAsia="Arial" w:cs="Arial"/>
          <w:b/>
        </w:rPr>
        <w:t xml:space="preserve"> screening test needs to be:</w:t>
      </w:r>
    </w:p>
    <w:p w:rsidRPr="00916B26" w:rsidR="00CC36F6" w:rsidRDefault="007E5DB8" w14:paraId="16A04D50" w14:textId="77777777">
      <w:pPr>
        <w:numPr>
          <w:ilvl w:val="0"/>
          <w:numId w:val="28"/>
        </w:numPr>
        <w:spacing w:before="240"/>
        <w:jc w:val="both"/>
        <w:rPr>
          <w:rFonts w:ascii="Arial" w:hAnsi="Arial" w:eastAsia="Arial" w:cs="Arial"/>
        </w:rPr>
      </w:pPr>
      <w:r w:rsidRPr="00916B26">
        <w:rPr>
          <w:rFonts w:ascii="Arial" w:hAnsi="Arial" w:eastAsia="Arial" w:cs="Arial"/>
        </w:rPr>
        <w:t>[Option A] Accurate and reliable</w:t>
      </w:r>
    </w:p>
    <w:p w:rsidRPr="00916B26" w:rsidR="00CC36F6" w:rsidRDefault="007E5DB8" w14:paraId="1EC2AE43" w14:textId="77777777">
      <w:pPr>
        <w:numPr>
          <w:ilvl w:val="0"/>
          <w:numId w:val="28"/>
        </w:numPr>
        <w:jc w:val="both"/>
        <w:rPr>
          <w:rFonts w:ascii="Arial" w:hAnsi="Arial" w:eastAsia="Arial" w:cs="Arial"/>
        </w:rPr>
      </w:pPr>
      <w:r w:rsidRPr="00916B26">
        <w:rPr>
          <w:rFonts w:ascii="Arial" w:hAnsi="Arial" w:eastAsia="Arial" w:cs="Arial"/>
        </w:rPr>
        <w:t>[Option B] Acceptable and safe</w:t>
      </w:r>
    </w:p>
    <w:p w:rsidRPr="00916B26" w:rsidR="00CC36F6" w:rsidRDefault="007E5DB8" w14:paraId="2DA3FCA9" w14:textId="77777777">
      <w:pPr>
        <w:numPr>
          <w:ilvl w:val="0"/>
          <w:numId w:val="28"/>
        </w:numPr>
        <w:jc w:val="both"/>
        <w:rPr>
          <w:rFonts w:ascii="Arial" w:hAnsi="Arial" w:eastAsia="Arial" w:cs="Arial"/>
        </w:rPr>
      </w:pPr>
      <w:r w:rsidRPr="00916B26">
        <w:rPr>
          <w:rFonts w:ascii="Arial" w:hAnsi="Arial" w:eastAsia="Arial" w:cs="Arial"/>
        </w:rPr>
        <w:t xml:space="preserve">[Option C] Simple, </w:t>
      </w:r>
      <w:proofErr w:type="gramStart"/>
      <w:r w:rsidRPr="00916B26">
        <w:rPr>
          <w:rFonts w:ascii="Arial" w:hAnsi="Arial" w:eastAsia="Arial" w:cs="Arial"/>
        </w:rPr>
        <w:t>cheap</w:t>
      </w:r>
      <w:proofErr w:type="gramEnd"/>
      <w:r w:rsidRPr="00916B26">
        <w:rPr>
          <w:rFonts w:ascii="Arial" w:hAnsi="Arial" w:eastAsia="Arial" w:cs="Arial"/>
        </w:rPr>
        <w:t xml:space="preserve"> and accessible</w:t>
      </w:r>
    </w:p>
    <w:p w:rsidRPr="00916B26" w:rsidR="00CC36F6" w:rsidRDefault="007E5DB8" w14:paraId="07209B57" w14:textId="77777777">
      <w:pPr>
        <w:numPr>
          <w:ilvl w:val="0"/>
          <w:numId w:val="28"/>
        </w:numPr>
        <w:spacing w:after="240"/>
        <w:jc w:val="both"/>
        <w:rPr>
          <w:rFonts w:ascii="Arial" w:hAnsi="Arial" w:eastAsia="Arial" w:cs="Arial"/>
        </w:rPr>
      </w:pPr>
      <w:r w:rsidRPr="00916B26">
        <w:rPr>
          <w:rFonts w:ascii="Arial" w:hAnsi="Arial" w:eastAsia="Arial" w:cs="Arial"/>
        </w:rPr>
        <w:t xml:space="preserve">[Option D] All the above </w:t>
      </w:r>
      <w:proofErr w:type="gramStart"/>
      <w:r w:rsidRPr="00916B26">
        <w:rPr>
          <w:rFonts w:ascii="Arial" w:hAnsi="Arial" w:eastAsia="Arial" w:cs="Arial"/>
        </w:rPr>
        <w:t>are</w:t>
      </w:r>
      <w:proofErr w:type="gramEnd"/>
      <w:r w:rsidRPr="00916B26">
        <w:rPr>
          <w:rFonts w:ascii="Arial" w:hAnsi="Arial" w:eastAsia="Arial" w:cs="Arial"/>
        </w:rPr>
        <w:t xml:space="preserve"> correct</w:t>
      </w:r>
    </w:p>
    <w:p w:rsidRPr="00916B26" w:rsidR="00CC36F6" w:rsidRDefault="007E5DB8" w14:paraId="08F41813" w14:textId="77777777">
      <w:pPr>
        <w:spacing w:before="240" w:after="240"/>
        <w:jc w:val="right"/>
        <w:rPr>
          <w:rFonts w:ascii="Arial" w:hAnsi="Arial" w:eastAsia="Arial" w:cs="Arial"/>
          <w:b/>
        </w:rPr>
      </w:pPr>
      <w:r w:rsidRPr="00916B26">
        <w:rPr>
          <w:rFonts w:ascii="Arial" w:hAnsi="Arial" w:eastAsia="Arial" w:cs="Arial"/>
        </w:rPr>
        <w:t xml:space="preserve">[Correct Answer] </w:t>
      </w:r>
      <w:r w:rsidRPr="00916B26">
        <w:rPr>
          <w:rFonts w:ascii="Arial" w:hAnsi="Arial" w:eastAsia="Arial" w:cs="Arial"/>
          <w:b/>
        </w:rPr>
        <w:t>Option D</w:t>
      </w:r>
    </w:p>
    <w:p w:rsidRPr="00916B26" w:rsidR="00CC36F6" w:rsidRDefault="007E5DB8" w14:paraId="174C3E9D" w14:textId="77777777">
      <w:pPr>
        <w:spacing w:before="240" w:after="240"/>
        <w:jc w:val="both"/>
        <w:rPr>
          <w:rFonts w:ascii="Arial" w:hAnsi="Arial" w:eastAsia="Arial" w:cs="Arial"/>
          <w:b/>
        </w:rPr>
      </w:pPr>
      <w:r w:rsidRPr="00916B26">
        <w:rPr>
          <w:rFonts w:ascii="Arial" w:hAnsi="Arial" w:eastAsia="Arial" w:cs="Arial"/>
          <w:b/>
        </w:rPr>
        <w:t>[Question 3] What is the sensitivity of a screening test?</w:t>
      </w:r>
    </w:p>
    <w:p w:rsidRPr="00916B26" w:rsidR="00CC36F6" w:rsidRDefault="007E5DB8" w14:paraId="630AB8DE" w14:textId="77777777">
      <w:pPr>
        <w:numPr>
          <w:ilvl w:val="0"/>
          <w:numId w:val="11"/>
        </w:numPr>
        <w:spacing w:before="240"/>
        <w:jc w:val="both"/>
        <w:rPr>
          <w:rFonts w:ascii="Arial" w:hAnsi="Arial" w:eastAsia="Arial" w:cs="Arial"/>
        </w:rPr>
      </w:pPr>
      <w:r w:rsidRPr="00916B26">
        <w:rPr>
          <w:rFonts w:ascii="Arial" w:hAnsi="Arial" w:eastAsia="Arial" w:cs="Arial"/>
        </w:rPr>
        <w:t>[Option A] The proportion of disease-free individuals (classified as negative by the gold standard) correctly identified by the screening test.</w:t>
      </w:r>
    </w:p>
    <w:p w:rsidRPr="00916B26" w:rsidR="00CC36F6" w:rsidRDefault="007E5DB8" w14:paraId="2D630074" w14:textId="77777777">
      <w:pPr>
        <w:numPr>
          <w:ilvl w:val="0"/>
          <w:numId w:val="11"/>
        </w:numPr>
        <w:jc w:val="both"/>
        <w:rPr>
          <w:rFonts w:ascii="Arial" w:hAnsi="Arial" w:eastAsia="Arial" w:cs="Arial"/>
        </w:rPr>
      </w:pPr>
      <w:r w:rsidRPr="00916B26">
        <w:rPr>
          <w:rFonts w:ascii="Arial" w:hAnsi="Arial" w:eastAsia="Arial" w:cs="Arial"/>
        </w:rPr>
        <w:t>[Option B] The proportion of subjects with disease (classified as positive) correctly identified by the screening test.</w:t>
      </w:r>
    </w:p>
    <w:p w:rsidRPr="00916B26" w:rsidR="00CC36F6" w:rsidRDefault="007E5DB8" w14:paraId="4A1539E2" w14:textId="77777777">
      <w:pPr>
        <w:numPr>
          <w:ilvl w:val="0"/>
          <w:numId w:val="11"/>
        </w:numPr>
        <w:jc w:val="both"/>
        <w:rPr>
          <w:rFonts w:ascii="Arial" w:hAnsi="Arial" w:eastAsia="Arial" w:cs="Arial"/>
        </w:rPr>
      </w:pPr>
      <w:r w:rsidRPr="00916B26">
        <w:rPr>
          <w:rFonts w:ascii="Arial" w:hAnsi="Arial" w:eastAsia="Arial" w:cs="Arial"/>
        </w:rPr>
        <w:t>[Option C] The proportion of true negatives (</w:t>
      </w:r>
      <w:proofErr w:type="gramStart"/>
      <w:r w:rsidRPr="00916B26">
        <w:rPr>
          <w:rFonts w:ascii="Arial" w:hAnsi="Arial" w:eastAsia="Arial" w:cs="Arial"/>
        </w:rPr>
        <w:t>i.e.</w:t>
      </w:r>
      <w:proofErr w:type="gramEnd"/>
      <w:r w:rsidRPr="00916B26">
        <w:rPr>
          <w:rFonts w:ascii="Arial" w:hAnsi="Arial" w:eastAsia="Arial" w:cs="Arial"/>
        </w:rPr>
        <w:t xml:space="preserve"> subjects without actual disease) among those identified by the test as negatives.</w:t>
      </w:r>
    </w:p>
    <w:p w:rsidRPr="00916B26" w:rsidR="00CC36F6" w:rsidRDefault="007E5DB8" w14:paraId="2B5A617A" w14:textId="77777777">
      <w:pPr>
        <w:numPr>
          <w:ilvl w:val="0"/>
          <w:numId w:val="11"/>
        </w:numPr>
        <w:spacing w:after="240"/>
        <w:jc w:val="both"/>
        <w:rPr>
          <w:rFonts w:ascii="Arial" w:hAnsi="Arial" w:eastAsia="Arial" w:cs="Arial"/>
        </w:rPr>
      </w:pPr>
      <w:r w:rsidRPr="00916B26">
        <w:rPr>
          <w:rFonts w:ascii="Arial" w:hAnsi="Arial" w:eastAsia="Arial" w:cs="Arial"/>
        </w:rPr>
        <w:t>[Option D] The probability that a subject with a negative test result has the disease.</w:t>
      </w:r>
    </w:p>
    <w:p w:rsidRPr="00916B26" w:rsidR="00CC36F6" w:rsidRDefault="007E5DB8" w14:paraId="455A5F02" w14:textId="77777777">
      <w:pPr>
        <w:spacing w:before="240" w:after="240"/>
        <w:jc w:val="right"/>
        <w:rPr>
          <w:rFonts w:ascii="Arial" w:hAnsi="Arial" w:eastAsia="Arial" w:cs="Arial"/>
          <w:b/>
        </w:rPr>
      </w:pPr>
      <w:r w:rsidRPr="00916B26">
        <w:rPr>
          <w:rFonts w:ascii="Arial" w:hAnsi="Arial" w:eastAsia="Arial" w:cs="Arial"/>
        </w:rPr>
        <w:t xml:space="preserve">[Correct Answer] </w:t>
      </w:r>
      <w:r w:rsidRPr="00916B26">
        <w:rPr>
          <w:rFonts w:ascii="Arial" w:hAnsi="Arial" w:eastAsia="Arial" w:cs="Arial"/>
          <w:b/>
        </w:rPr>
        <w:t>Option B</w:t>
      </w:r>
    </w:p>
    <w:p w:rsidRPr="00916B26" w:rsidR="00CC36F6" w:rsidRDefault="007E5DB8" w14:paraId="36FBB9D3" w14:textId="77777777">
      <w:pPr>
        <w:spacing w:before="240" w:after="240"/>
        <w:jc w:val="both"/>
        <w:rPr>
          <w:rFonts w:ascii="Arial" w:hAnsi="Arial" w:eastAsia="Arial" w:cs="Arial"/>
          <w:b/>
        </w:rPr>
      </w:pPr>
      <w:r w:rsidRPr="00916B26">
        <w:rPr>
          <w:rFonts w:ascii="Arial" w:hAnsi="Arial" w:eastAsia="Arial" w:cs="Arial"/>
          <w:b/>
        </w:rPr>
        <w:t>[Question 4] What is the negative predictive value of a screening test?</w:t>
      </w:r>
    </w:p>
    <w:p w:rsidRPr="00916B26" w:rsidR="00CC36F6" w:rsidRDefault="007E5DB8" w14:paraId="7214B548" w14:textId="77777777">
      <w:pPr>
        <w:numPr>
          <w:ilvl w:val="0"/>
          <w:numId w:val="11"/>
        </w:numPr>
        <w:spacing w:before="240"/>
        <w:jc w:val="both"/>
        <w:rPr>
          <w:rFonts w:ascii="Arial" w:hAnsi="Arial" w:eastAsia="Arial" w:cs="Arial"/>
        </w:rPr>
      </w:pPr>
      <w:r w:rsidRPr="00916B26">
        <w:rPr>
          <w:rFonts w:ascii="Arial" w:hAnsi="Arial" w:eastAsia="Arial" w:cs="Arial"/>
        </w:rPr>
        <w:t>[Option A] The proportion of disease-free individuals (classified as negative by the gold standard) correctly identified by the screening test.</w:t>
      </w:r>
    </w:p>
    <w:p w:rsidRPr="00916B26" w:rsidR="00CC36F6" w:rsidRDefault="007E5DB8" w14:paraId="1F7B7EFF" w14:textId="77777777">
      <w:pPr>
        <w:numPr>
          <w:ilvl w:val="0"/>
          <w:numId w:val="11"/>
        </w:numPr>
        <w:jc w:val="both"/>
        <w:rPr>
          <w:rFonts w:ascii="Arial" w:hAnsi="Arial" w:eastAsia="Arial" w:cs="Arial"/>
        </w:rPr>
      </w:pPr>
      <w:r w:rsidRPr="00916B26">
        <w:rPr>
          <w:rFonts w:ascii="Arial" w:hAnsi="Arial" w:eastAsia="Arial" w:cs="Arial"/>
        </w:rPr>
        <w:t>[Option B] The proportion of subjects with disease (classified as positive) correctly identified by the screening test.</w:t>
      </w:r>
    </w:p>
    <w:p w:rsidRPr="00916B26" w:rsidR="00CC36F6" w:rsidRDefault="007E5DB8" w14:paraId="5FC3CF95" w14:textId="77777777">
      <w:pPr>
        <w:numPr>
          <w:ilvl w:val="0"/>
          <w:numId w:val="11"/>
        </w:numPr>
        <w:jc w:val="both"/>
        <w:rPr>
          <w:rFonts w:ascii="Arial" w:hAnsi="Arial" w:eastAsia="Arial" w:cs="Arial"/>
        </w:rPr>
      </w:pPr>
      <w:r w:rsidRPr="00916B26">
        <w:rPr>
          <w:rFonts w:ascii="Arial" w:hAnsi="Arial" w:eastAsia="Arial" w:cs="Arial"/>
        </w:rPr>
        <w:t>[Option C] The proportion of true negatives (</w:t>
      </w:r>
      <w:proofErr w:type="gramStart"/>
      <w:r w:rsidRPr="00916B26">
        <w:rPr>
          <w:rFonts w:ascii="Arial" w:hAnsi="Arial" w:eastAsia="Arial" w:cs="Arial"/>
        </w:rPr>
        <w:t>i.e.</w:t>
      </w:r>
      <w:proofErr w:type="gramEnd"/>
      <w:r w:rsidRPr="00916B26">
        <w:rPr>
          <w:rFonts w:ascii="Arial" w:hAnsi="Arial" w:eastAsia="Arial" w:cs="Arial"/>
        </w:rPr>
        <w:t xml:space="preserve"> subjects without actual disease) among those identified by the test as negatives.</w:t>
      </w:r>
    </w:p>
    <w:p w:rsidRPr="00916B26" w:rsidR="00CC36F6" w:rsidRDefault="007E5DB8" w14:paraId="75FF63E3" w14:textId="77777777">
      <w:pPr>
        <w:numPr>
          <w:ilvl w:val="0"/>
          <w:numId w:val="11"/>
        </w:numPr>
        <w:spacing w:after="240"/>
        <w:jc w:val="both"/>
        <w:rPr>
          <w:rFonts w:ascii="Arial" w:hAnsi="Arial" w:eastAsia="Arial" w:cs="Arial"/>
        </w:rPr>
      </w:pPr>
      <w:r w:rsidRPr="00916B26">
        <w:rPr>
          <w:rFonts w:ascii="Arial" w:hAnsi="Arial" w:eastAsia="Arial" w:cs="Arial"/>
        </w:rPr>
        <w:t>[Option D] The probability that a subject with a negative test result has the disease.</w:t>
      </w:r>
    </w:p>
    <w:p w:rsidRPr="00916B26" w:rsidR="00CC36F6" w:rsidRDefault="007E5DB8" w14:paraId="61A7F6B8" w14:textId="77777777">
      <w:pPr>
        <w:spacing w:before="240" w:after="240"/>
        <w:jc w:val="right"/>
        <w:rPr>
          <w:rFonts w:ascii="Arial" w:hAnsi="Arial" w:eastAsia="Arial" w:cs="Arial"/>
          <w:b/>
        </w:rPr>
      </w:pPr>
      <w:r w:rsidRPr="00916B26">
        <w:rPr>
          <w:rFonts w:ascii="Arial" w:hAnsi="Arial" w:eastAsia="Arial" w:cs="Arial"/>
        </w:rPr>
        <w:t xml:space="preserve">[Correct Answer] </w:t>
      </w:r>
      <w:r w:rsidRPr="00916B26">
        <w:rPr>
          <w:rFonts w:ascii="Arial" w:hAnsi="Arial" w:eastAsia="Arial" w:cs="Arial"/>
          <w:b/>
        </w:rPr>
        <w:t>Option C</w:t>
      </w:r>
    </w:p>
    <w:p w:rsidRPr="00916B26" w:rsidR="00CC36F6" w:rsidRDefault="007E5DB8" w14:paraId="03B0E968" w14:textId="77777777">
      <w:pPr>
        <w:spacing w:before="240" w:after="240"/>
        <w:jc w:val="both"/>
        <w:rPr>
          <w:rFonts w:ascii="Arial" w:hAnsi="Arial" w:eastAsia="Arial" w:cs="Arial"/>
          <w:b/>
        </w:rPr>
      </w:pPr>
      <w:r w:rsidRPr="00916B26">
        <w:rPr>
          <w:rFonts w:ascii="Arial" w:hAnsi="Arial" w:eastAsia="Arial" w:cs="Arial"/>
          <w:b/>
        </w:rPr>
        <w:t>[Question 5] Which one of the following statements is not a requirement that any cancer screening test must meet?</w:t>
      </w:r>
    </w:p>
    <w:p w:rsidRPr="00916B26" w:rsidR="00CC36F6" w:rsidRDefault="007E5DB8" w14:paraId="34F6F839" w14:textId="77777777">
      <w:pPr>
        <w:numPr>
          <w:ilvl w:val="0"/>
          <w:numId w:val="27"/>
        </w:numPr>
        <w:spacing w:before="240"/>
        <w:jc w:val="both"/>
        <w:rPr>
          <w:rFonts w:ascii="Arial" w:hAnsi="Arial" w:eastAsia="Arial" w:cs="Arial"/>
        </w:rPr>
      </w:pPr>
      <w:r w:rsidRPr="00916B26">
        <w:rPr>
          <w:rFonts w:ascii="Arial" w:hAnsi="Arial" w:eastAsia="Arial" w:cs="Arial"/>
        </w:rPr>
        <w:t>[Option A] It must be a reliable and accurate test.</w:t>
      </w:r>
    </w:p>
    <w:p w:rsidRPr="00916B26" w:rsidR="00CC36F6" w:rsidRDefault="007E5DB8" w14:paraId="019D7A74" w14:textId="77777777">
      <w:pPr>
        <w:numPr>
          <w:ilvl w:val="0"/>
          <w:numId w:val="27"/>
        </w:numPr>
        <w:jc w:val="both"/>
        <w:rPr>
          <w:rFonts w:ascii="Arial" w:hAnsi="Arial" w:eastAsia="Arial" w:cs="Arial"/>
        </w:rPr>
      </w:pPr>
      <w:r w:rsidRPr="00916B26">
        <w:rPr>
          <w:rFonts w:ascii="Arial" w:hAnsi="Arial" w:eastAsia="Arial" w:cs="Arial"/>
        </w:rPr>
        <w:t>[Option B] It must be economically affordable, acceptable, cause the least discomfort possible and not cause complications.</w:t>
      </w:r>
    </w:p>
    <w:p w:rsidRPr="00916B26" w:rsidR="00CC36F6" w:rsidRDefault="007E5DB8" w14:paraId="116F5C28" w14:textId="77777777">
      <w:pPr>
        <w:numPr>
          <w:ilvl w:val="0"/>
          <w:numId w:val="27"/>
        </w:numPr>
        <w:jc w:val="both"/>
        <w:rPr>
          <w:rFonts w:ascii="Arial" w:hAnsi="Arial" w:eastAsia="Arial" w:cs="Arial"/>
        </w:rPr>
      </w:pPr>
      <w:r w:rsidRPr="00916B26">
        <w:rPr>
          <w:rFonts w:ascii="Arial" w:hAnsi="Arial" w:eastAsia="Arial" w:cs="Arial"/>
        </w:rPr>
        <w:t>[Option C] It must have a high specificity even if it implies low sensitivity.</w:t>
      </w:r>
    </w:p>
    <w:p w:rsidRPr="00916B26" w:rsidR="00CC36F6" w:rsidRDefault="007E5DB8" w14:paraId="782F1DDB" w14:textId="77777777">
      <w:pPr>
        <w:numPr>
          <w:ilvl w:val="0"/>
          <w:numId w:val="27"/>
        </w:numPr>
        <w:spacing w:after="240"/>
        <w:jc w:val="both"/>
        <w:rPr>
          <w:rFonts w:ascii="Arial" w:hAnsi="Arial" w:eastAsia="Arial" w:cs="Arial"/>
        </w:rPr>
      </w:pPr>
      <w:r w:rsidRPr="00916B26">
        <w:rPr>
          <w:rFonts w:ascii="Arial" w:hAnsi="Arial" w:eastAsia="Arial" w:cs="Arial"/>
        </w:rPr>
        <w:t>[Option D] It must be accessible to the entire target population</w:t>
      </w:r>
    </w:p>
    <w:p w:rsidRPr="00916B26" w:rsidR="00CC36F6" w:rsidRDefault="007E5DB8" w14:paraId="42995029" w14:textId="77777777">
      <w:pPr>
        <w:spacing w:before="240" w:after="240"/>
        <w:jc w:val="right"/>
        <w:rPr>
          <w:rFonts w:ascii="Arial" w:hAnsi="Arial" w:eastAsia="Arial" w:cs="Arial"/>
          <w:b/>
        </w:rPr>
      </w:pPr>
      <w:r w:rsidRPr="00916B26">
        <w:rPr>
          <w:rFonts w:ascii="Arial" w:hAnsi="Arial" w:eastAsia="Arial" w:cs="Arial"/>
        </w:rPr>
        <w:lastRenderedPageBreak/>
        <w:t xml:space="preserve">[Correct Answer] </w:t>
      </w:r>
      <w:r w:rsidRPr="00916B26">
        <w:rPr>
          <w:rFonts w:ascii="Arial" w:hAnsi="Arial" w:eastAsia="Arial" w:cs="Arial"/>
          <w:b/>
        </w:rPr>
        <w:t>Option C</w:t>
      </w:r>
    </w:p>
    <w:p w:rsidRPr="00916B26" w:rsidR="00CC36F6" w:rsidRDefault="007E5DB8" w14:paraId="0EA4FEDA" w14:textId="77777777">
      <w:pPr>
        <w:pBdr>
          <w:top w:val="nil"/>
          <w:left w:val="nil"/>
          <w:bottom w:val="nil"/>
          <w:right w:val="nil"/>
          <w:between w:val="nil"/>
        </w:pBdr>
        <w:spacing w:before="240" w:after="240"/>
        <w:jc w:val="both"/>
        <w:rPr>
          <w:rFonts w:ascii="Arial" w:hAnsi="Arial" w:eastAsia="Arial" w:cs="Arial"/>
          <w:b/>
        </w:rPr>
      </w:pPr>
      <w:r w:rsidRPr="00916B26">
        <w:rPr>
          <w:rFonts w:ascii="Arial" w:hAnsi="Arial" w:eastAsia="Arial" w:cs="Arial"/>
          <w:b/>
        </w:rPr>
        <w:t>[Question 6] Which answer is false regarding the differences between population-based and opportunistic screening programs?</w:t>
      </w:r>
    </w:p>
    <w:p w:rsidRPr="00916B26" w:rsidR="00CC36F6" w:rsidRDefault="007E5DB8" w14:paraId="6AD1AF62" w14:textId="77777777">
      <w:pPr>
        <w:numPr>
          <w:ilvl w:val="0"/>
          <w:numId w:val="27"/>
        </w:numPr>
        <w:pBdr>
          <w:top w:val="nil"/>
          <w:left w:val="nil"/>
          <w:bottom w:val="nil"/>
          <w:right w:val="nil"/>
          <w:between w:val="nil"/>
        </w:pBdr>
        <w:spacing w:before="240"/>
        <w:jc w:val="both"/>
        <w:rPr>
          <w:rFonts w:ascii="Arial" w:hAnsi="Arial" w:eastAsia="Arial" w:cs="Arial"/>
        </w:rPr>
      </w:pPr>
      <w:r w:rsidRPr="00916B26">
        <w:rPr>
          <w:rFonts w:ascii="Arial" w:hAnsi="Arial" w:eastAsia="Arial" w:cs="Arial"/>
        </w:rPr>
        <w:t>[Option A] An opportunistic screening is more efficient that a population-based screening because it makes better use of available resources.</w:t>
      </w:r>
    </w:p>
    <w:p w:rsidRPr="00916B26" w:rsidR="00CC36F6" w:rsidRDefault="007E5DB8" w14:paraId="094239AB" w14:textId="77777777">
      <w:pPr>
        <w:numPr>
          <w:ilvl w:val="0"/>
          <w:numId w:val="27"/>
        </w:numPr>
        <w:pBdr>
          <w:top w:val="nil"/>
          <w:left w:val="nil"/>
          <w:bottom w:val="nil"/>
          <w:right w:val="nil"/>
          <w:between w:val="nil"/>
        </w:pBdr>
        <w:jc w:val="both"/>
        <w:rPr>
          <w:rFonts w:ascii="Arial" w:hAnsi="Arial" w:eastAsia="Arial" w:cs="Arial"/>
        </w:rPr>
      </w:pPr>
      <w:r w:rsidRPr="00916B26">
        <w:rPr>
          <w:rFonts w:ascii="Arial" w:hAnsi="Arial" w:eastAsia="Arial" w:cs="Arial"/>
        </w:rPr>
        <w:t>[Option B] An opportunistic screening can lead to inequality situations, such as an excessive screening of subjects at low risk of developing the disease and insufficient screening of those at high risk.</w:t>
      </w:r>
    </w:p>
    <w:p w:rsidRPr="00916B26" w:rsidR="00CC36F6" w:rsidRDefault="007E5DB8" w14:paraId="4CAAFA5C" w14:textId="77777777">
      <w:pPr>
        <w:numPr>
          <w:ilvl w:val="0"/>
          <w:numId w:val="27"/>
        </w:numPr>
        <w:jc w:val="both"/>
        <w:rPr>
          <w:rFonts w:ascii="Arial" w:hAnsi="Arial" w:eastAsia="Arial" w:cs="Arial"/>
        </w:rPr>
      </w:pPr>
      <w:r w:rsidRPr="00916B26">
        <w:rPr>
          <w:rFonts w:ascii="Arial" w:hAnsi="Arial" w:eastAsia="Arial" w:cs="Arial"/>
        </w:rPr>
        <w:t xml:space="preserve">[Option C] Lack of participation is the main cause of lack of success of both opportunistic </w:t>
      </w:r>
      <w:proofErr w:type="gramStart"/>
      <w:r w:rsidRPr="00916B26">
        <w:rPr>
          <w:rFonts w:ascii="Arial" w:hAnsi="Arial" w:eastAsia="Arial" w:cs="Arial"/>
        </w:rPr>
        <w:t>or</w:t>
      </w:r>
      <w:proofErr w:type="gramEnd"/>
      <w:r w:rsidRPr="00916B26">
        <w:rPr>
          <w:rFonts w:ascii="Arial" w:hAnsi="Arial" w:eastAsia="Arial" w:cs="Arial"/>
        </w:rPr>
        <w:t xml:space="preserve"> population-based screening programs.</w:t>
      </w:r>
    </w:p>
    <w:p w:rsidRPr="00916B26" w:rsidR="00CC36F6" w:rsidRDefault="007E5DB8" w14:paraId="56537FD3" w14:textId="77777777">
      <w:pPr>
        <w:numPr>
          <w:ilvl w:val="0"/>
          <w:numId w:val="27"/>
        </w:numPr>
        <w:spacing w:after="240"/>
        <w:jc w:val="both"/>
      </w:pPr>
      <w:r w:rsidRPr="00916B26">
        <w:rPr>
          <w:rFonts w:ascii="Arial" w:hAnsi="Arial" w:eastAsia="Arial" w:cs="Arial"/>
        </w:rPr>
        <w:t xml:space="preserve">[Option </w:t>
      </w:r>
      <w:proofErr w:type="gramStart"/>
      <w:r w:rsidRPr="00916B26">
        <w:rPr>
          <w:rFonts w:ascii="Arial" w:hAnsi="Arial" w:eastAsia="Arial" w:cs="Arial"/>
        </w:rPr>
        <w:t>D]None</w:t>
      </w:r>
      <w:proofErr w:type="gramEnd"/>
      <w:r w:rsidRPr="00916B26">
        <w:rPr>
          <w:rFonts w:ascii="Arial" w:hAnsi="Arial" w:eastAsia="Arial" w:cs="Arial"/>
        </w:rPr>
        <w:t xml:space="preserve"> of the above are correc</w:t>
      </w:r>
      <w:r w:rsidRPr="00916B26">
        <w:t>t</w:t>
      </w:r>
    </w:p>
    <w:p w:rsidRPr="00916B26" w:rsidR="00CC36F6" w:rsidRDefault="007E5DB8" w14:paraId="5C5BAAC6" w14:textId="77777777">
      <w:pPr>
        <w:spacing w:before="240" w:after="240"/>
        <w:jc w:val="right"/>
        <w:rPr>
          <w:rFonts w:ascii="Arial" w:hAnsi="Arial" w:eastAsia="Arial" w:cs="Arial"/>
        </w:rPr>
      </w:pPr>
      <w:r w:rsidRPr="00916B26">
        <w:rPr>
          <w:rFonts w:ascii="Arial" w:hAnsi="Arial" w:eastAsia="Arial" w:cs="Arial"/>
        </w:rPr>
        <w:t xml:space="preserve">[Correct Answer] </w:t>
      </w:r>
      <w:r w:rsidRPr="00916B26">
        <w:rPr>
          <w:rFonts w:ascii="Arial" w:hAnsi="Arial" w:eastAsia="Arial" w:cs="Arial"/>
          <w:b/>
        </w:rPr>
        <w:t>Option A</w:t>
      </w:r>
    </w:p>
    <w:p w:rsidRPr="00916B26" w:rsidR="00CC36F6" w:rsidRDefault="007E5DB8" w14:paraId="43B36810" w14:textId="77777777">
      <w:pPr>
        <w:pBdr>
          <w:top w:val="nil"/>
          <w:left w:val="nil"/>
          <w:bottom w:val="nil"/>
          <w:right w:val="nil"/>
          <w:between w:val="nil"/>
        </w:pBdr>
        <w:spacing w:before="240" w:after="240"/>
        <w:jc w:val="both"/>
        <w:rPr>
          <w:rFonts w:ascii="Arial" w:hAnsi="Arial" w:eastAsia="Arial" w:cs="Arial"/>
          <w:b/>
        </w:rPr>
      </w:pPr>
      <w:r w:rsidRPr="00916B26">
        <w:rPr>
          <w:rFonts w:ascii="Arial" w:hAnsi="Arial" w:eastAsia="Arial" w:cs="Arial"/>
          <w:b/>
        </w:rPr>
        <w:t>[Question 7] Why are quality controls in cervical cancer screening important?</w:t>
      </w:r>
    </w:p>
    <w:p w:rsidRPr="00916B26" w:rsidR="00CC36F6" w:rsidRDefault="007E5DB8" w14:paraId="54AC0A7F" w14:textId="77777777">
      <w:pPr>
        <w:numPr>
          <w:ilvl w:val="0"/>
          <w:numId w:val="27"/>
        </w:numPr>
        <w:pBdr>
          <w:top w:val="nil"/>
          <w:left w:val="nil"/>
          <w:bottom w:val="nil"/>
          <w:right w:val="nil"/>
          <w:between w:val="nil"/>
        </w:pBdr>
        <w:spacing w:before="240"/>
        <w:jc w:val="both"/>
        <w:rPr>
          <w:rFonts w:ascii="Arial" w:hAnsi="Arial" w:eastAsia="Arial" w:cs="Arial"/>
        </w:rPr>
      </w:pPr>
      <w:r w:rsidRPr="00916B26">
        <w:rPr>
          <w:rFonts w:ascii="Arial" w:hAnsi="Arial" w:eastAsia="Arial" w:cs="Arial"/>
        </w:rPr>
        <w:t>[Option A] To ensure reliability and accuracy of the results obtained through screening activities.</w:t>
      </w:r>
    </w:p>
    <w:p w:rsidRPr="00916B26" w:rsidR="00CC36F6" w:rsidRDefault="007E5DB8" w14:paraId="671B9E6C" w14:textId="77777777">
      <w:pPr>
        <w:numPr>
          <w:ilvl w:val="0"/>
          <w:numId w:val="27"/>
        </w:numPr>
        <w:pBdr>
          <w:top w:val="nil"/>
          <w:left w:val="nil"/>
          <w:bottom w:val="nil"/>
          <w:right w:val="nil"/>
          <w:between w:val="nil"/>
        </w:pBdr>
        <w:jc w:val="both"/>
        <w:rPr>
          <w:rFonts w:ascii="Arial" w:hAnsi="Arial" w:eastAsia="Arial" w:cs="Arial"/>
        </w:rPr>
      </w:pPr>
      <w:r w:rsidRPr="00916B26">
        <w:rPr>
          <w:rFonts w:ascii="Arial" w:hAnsi="Arial" w:eastAsia="Arial" w:cs="Arial"/>
        </w:rPr>
        <w:t>[Option B] To identify possible errors or failures in the sample processing system.</w:t>
      </w:r>
    </w:p>
    <w:p w:rsidRPr="00916B26" w:rsidR="00CC36F6" w:rsidRDefault="007E5DB8" w14:paraId="299991D8" w14:textId="77777777">
      <w:pPr>
        <w:numPr>
          <w:ilvl w:val="0"/>
          <w:numId w:val="27"/>
        </w:numPr>
        <w:pBdr>
          <w:top w:val="nil"/>
          <w:left w:val="nil"/>
          <w:bottom w:val="nil"/>
          <w:right w:val="nil"/>
          <w:between w:val="nil"/>
        </w:pBdr>
        <w:jc w:val="both"/>
        <w:rPr>
          <w:rFonts w:ascii="Arial" w:hAnsi="Arial" w:eastAsia="Arial" w:cs="Arial"/>
        </w:rPr>
      </w:pPr>
      <w:r w:rsidRPr="00916B26">
        <w:rPr>
          <w:rFonts w:ascii="Arial" w:hAnsi="Arial" w:eastAsia="Arial" w:cs="Arial"/>
        </w:rPr>
        <w:t>[</w:t>
      </w:r>
      <w:r w:rsidR="00F627B4">
        <w:rPr>
          <w:rFonts w:ascii="Arial" w:hAnsi="Arial" w:eastAsia="Arial" w:cs="Arial"/>
        </w:rPr>
        <w:t>Option C] A and B</w:t>
      </w:r>
      <w:r w:rsidRPr="00916B26">
        <w:rPr>
          <w:rFonts w:ascii="Arial" w:hAnsi="Arial" w:eastAsia="Arial" w:cs="Arial"/>
        </w:rPr>
        <w:t xml:space="preserve"> are correct.</w:t>
      </w:r>
    </w:p>
    <w:p w:rsidRPr="00916B26" w:rsidR="00CC36F6" w:rsidRDefault="007E5DB8" w14:paraId="037CC192" w14:textId="77777777">
      <w:pPr>
        <w:numPr>
          <w:ilvl w:val="0"/>
          <w:numId w:val="27"/>
        </w:numPr>
      </w:pPr>
      <w:r w:rsidRPr="00916B26">
        <w:rPr>
          <w:rFonts w:ascii="Arial" w:hAnsi="Arial" w:eastAsia="Arial" w:cs="Arial"/>
        </w:rPr>
        <w:t xml:space="preserve">[Option </w:t>
      </w:r>
      <w:proofErr w:type="gramStart"/>
      <w:r w:rsidRPr="00916B26">
        <w:rPr>
          <w:rFonts w:ascii="Arial" w:hAnsi="Arial" w:eastAsia="Arial" w:cs="Arial"/>
        </w:rPr>
        <w:t>D]None</w:t>
      </w:r>
      <w:proofErr w:type="gramEnd"/>
      <w:r w:rsidRPr="00916B26">
        <w:rPr>
          <w:rFonts w:ascii="Arial" w:hAnsi="Arial" w:eastAsia="Arial" w:cs="Arial"/>
        </w:rPr>
        <w:t xml:space="preserve"> of the above are correct</w:t>
      </w:r>
    </w:p>
    <w:p w:rsidRPr="00901EB7" w:rsidR="00CC36F6" w:rsidRDefault="007E5DB8" w14:paraId="641AB70F" w14:textId="77777777">
      <w:pPr>
        <w:spacing w:before="240" w:after="240"/>
        <w:jc w:val="right"/>
        <w:rPr>
          <w:rFonts w:ascii="Arial" w:hAnsi="Arial" w:eastAsia="Arial" w:cs="Arial"/>
          <w:b/>
        </w:rPr>
      </w:pPr>
      <w:r w:rsidRPr="00916B26">
        <w:rPr>
          <w:rFonts w:ascii="Arial" w:hAnsi="Arial" w:eastAsia="Arial" w:cs="Arial"/>
        </w:rPr>
        <w:t xml:space="preserve">[Correct </w:t>
      </w:r>
      <w:r w:rsidRPr="00901EB7">
        <w:rPr>
          <w:rFonts w:ascii="Arial" w:hAnsi="Arial" w:eastAsia="Arial" w:cs="Arial"/>
        </w:rPr>
        <w:t xml:space="preserve">Answer] </w:t>
      </w:r>
      <w:r w:rsidRPr="00901EB7" w:rsidR="00901EB7">
        <w:rPr>
          <w:rFonts w:ascii="Arial" w:hAnsi="Arial" w:eastAsia="Arial" w:cs="Arial"/>
          <w:b/>
        </w:rPr>
        <w:t>Option C</w:t>
      </w:r>
    </w:p>
    <w:p w:rsidRPr="00916B26" w:rsidR="00CC36F6" w:rsidRDefault="00CC36F6" w14:paraId="6FED9D0D" w14:textId="77777777">
      <w:pPr>
        <w:spacing w:line="276" w:lineRule="auto"/>
        <w:rPr>
          <w:rFonts w:ascii="Arial" w:hAnsi="Arial" w:eastAsia="Arial" w:cs="Arial"/>
        </w:rPr>
      </w:pPr>
    </w:p>
    <w:p w:rsidRPr="00916B26" w:rsidR="00CC36F6" w:rsidRDefault="007E5DB8" w14:paraId="09AEFD6D" w14:textId="77777777">
      <w:pPr>
        <w:rPr>
          <w:b/>
        </w:rPr>
      </w:pPr>
      <w:r w:rsidRPr="00916B26">
        <w:rPr>
          <w:b/>
        </w:rPr>
        <w:t>[Question 8] Why is it important to evaluate a cancer screening programme</w:t>
      </w:r>
    </w:p>
    <w:p w:rsidRPr="00916B26" w:rsidR="00CC36F6" w:rsidRDefault="00CC36F6" w14:paraId="193D0243" w14:textId="77777777">
      <w:pPr>
        <w:spacing w:line="276" w:lineRule="auto"/>
        <w:ind w:left="720"/>
        <w:rPr>
          <w:rFonts w:ascii="Arial" w:hAnsi="Arial" w:eastAsia="Arial" w:cs="Arial"/>
        </w:rPr>
      </w:pPr>
    </w:p>
    <w:p w:rsidRPr="00916B26" w:rsidR="00CC36F6" w:rsidRDefault="007E5DB8" w14:paraId="548C78A4" w14:textId="77777777">
      <w:pPr>
        <w:numPr>
          <w:ilvl w:val="0"/>
          <w:numId w:val="23"/>
        </w:numPr>
        <w:spacing w:line="276" w:lineRule="auto"/>
        <w:rPr>
          <w:rFonts w:ascii="Arial" w:hAnsi="Arial" w:eastAsia="Arial" w:cs="Arial"/>
        </w:rPr>
      </w:pPr>
      <w:r w:rsidRPr="00916B26">
        <w:rPr>
          <w:rFonts w:ascii="Arial" w:hAnsi="Arial" w:eastAsia="Arial" w:cs="Arial"/>
        </w:rPr>
        <w:t>[Option A] To ensure the adequate programme implementation and performance throughout the territory.</w:t>
      </w:r>
    </w:p>
    <w:p w:rsidRPr="00916B26" w:rsidR="00CC36F6" w:rsidRDefault="007E5DB8" w14:paraId="2BFCFD2D" w14:textId="77777777">
      <w:pPr>
        <w:numPr>
          <w:ilvl w:val="0"/>
          <w:numId w:val="23"/>
        </w:numPr>
        <w:spacing w:line="276" w:lineRule="auto"/>
        <w:rPr>
          <w:rFonts w:ascii="Arial" w:hAnsi="Arial" w:eastAsia="Arial" w:cs="Arial"/>
        </w:rPr>
      </w:pPr>
      <w:r w:rsidRPr="00916B26">
        <w:rPr>
          <w:rFonts w:ascii="Arial" w:hAnsi="Arial" w:eastAsia="Arial" w:cs="Arial"/>
        </w:rPr>
        <w:t>[Option B] To justify the health costs involved.</w:t>
      </w:r>
    </w:p>
    <w:p w:rsidRPr="00916B26" w:rsidR="00CC36F6" w:rsidRDefault="007E5DB8" w14:paraId="238979C5" w14:textId="77777777">
      <w:pPr>
        <w:numPr>
          <w:ilvl w:val="0"/>
          <w:numId w:val="23"/>
        </w:numPr>
        <w:spacing w:line="276" w:lineRule="auto"/>
        <w:rPr>
          <w:rFonts w:ascii="Arial" w:hAnsi="Arial" w:eastAsia="Arial" w:cs="Arial"/>
        </w:rPr>
      </w:pPr>
      <w:r w:rsidRPr="00916B26">
        <w:rPr>
          <w:rFonts w:ascii="Arial" w:hAnsi="Arial" w:eastAsia="Arial" w:cs="Arial"/>
        </w:rPr>
        <w:t>[Option C] All are correct.</w:t>
      </w:r>
    </w:p>
    <w:p w:rsidRPr="00916B26" w:rsidR="00CC36F6" w:rsidRDefault="007E5DB8" w14:paraId="6C114CE9" w14:textId="77777777">
      <w:pPr>
        <w:numPr>
          <w:ilvl w:val="0"/>
          <w:numId w:val="23"/>
        </w:numPr>
      </w:pPr>
      <w:r w:rsidRPr="00916B26">
        <w:rPr>
          <w:rFonts w:ascii="Arial" w:hAnsi="Arial" w:eastAsia="Arial" w:cs="Arial"/>
        </w:rPr>
        <w:t>[Option D] None of the above are correct</w:t>
      </w:r>
    </w:p>
    <w:p w:rsidRPr="00916B26" w:rsidR="00CC36F6" w:rsidRDefault="007E5DB8" w14:paraId="6EC07862" w14:textId="77777777">
      <w:pPr>
        <w:spacing w:before="240" w:after="240"/>
        <w:jc w:val="right"/>
        <w:rPr>
          <w:rFonts w:ascii="Arial" w:hAnsi="Arial" w:eastAsia="Arial" w:cs="Arial"/>
          <w:b/>
        </w:rPr>
      </w:pPr>
      <w:r w:rsidRPr="00916B26">
        <w:rPr>
          <w:rFonts w:ascii="Arial" w:hAnsi="Arial" w:eastAsia="Arial" w:cs="Arial"/>
        </w:rPr>
        <w:t xml:space="preserve">[Correct Answer] </w:t>
      </w:r>
      <w:r w:rsidRPr="00916B26">
        <w:rPr>
          <w:rFonts w:ascii="Arial" w:hAnsi="Arial" w:eastAsia="Arial" w:cs="Arial"/>
          <w:b/>
        </w:rPr>
        <w:t>Option A</w:t>
      </w:r>
    </w:p>
    <w:p w:rsidRPr="00916B26" w:rsidR="00CC36F6" w:rsidRDefault="007E5DB8" w14:paraId="68D73D9D" w14:textId="77777777">
      <w:pPr>
        <w:spacing w:line="276" w:lineRule="auto"/>
        <w:rPr>
          <w:rFonts w:ascii="Arial" w:hAnsi="Arial" w:eastAsia="Arial" w:cs="Arial"/>
          <w:b/>
        </w:rPr>
      </w:pPr>
      <w:r w:rsidRPr="00916B26">
        <w:rPr>
          <w:rFonts w:ascii="Arial" w:hAnsi="Arial" w:eastAsia="Arial" w:cs="Arial"/>
          <w:b/>
        </w:rPr>
        <w:t xml:space="preserve">[Question 9] Which one of these statements is correct:  </w:t>
      </w:r>
    </w:p>
    <w:p w:rsidRPr="00916B26" w:rsidR="00CC36F6" w:rsidRDefault="00CC36F6" w14:paraId="24638D2C" w14:textId="77777777">
      <w:pPr>
        <w:spacing w:line="276" w:lineRule="auto"/>
        <w:ind w:left="720"/>
        <w:rPr>
          <w:rFonts w:ascii="Arial" w:hAnsi="Arial" w:eastAsia="Arial" w:cs="Arial"/>
        </w:rPr>
      </w:pPr>
    </w:p>
    <w:p w:rsidRPr="00916B26" w:rsidR="00CC36F6" w:rsidRDefault="007E5DB8" w14:paraId="1A2BA25C" w14:textId="77777777">
      <w:pPr>
        <w:numPr>
          <w:ilvl w:val="0"/>
          <w:numId w:val="23"/>
        </w:numPr>
        <w:spacing w:line="276" w:lineRule="auto"/>
        <w:rPr>
          <w:rFonts w:ascii="Arial" w:hAnsi="Arial" w:eastAsia="Arial" w:cs="Arial"/>
        </w:rPr>
      </w:pPr>
      <w:r w:rsidRPr="00916B26">
        <w:rPr>
          <w:rFonts w:ascii="Arial" w:hAnsi="Arial" w:eastAsia="Arial" w:cs="Arial"/>
        </w:rPr>
        <w:t xml:space="preserve">[Option A] Screening programs are exempt of bias </w:t>
      </w:r>
    </w:p>
    <w:p w:rsidRPr="00916B26" w:rsidR="00CC36F6" w:rsidRDefault="007E5DB8" w14:paraId="170060F1" w14:textId="77777777">
      <w:pPr>
        <w:numPr>
          <w:ilvl w:val="0"/>
          <w:numId w:val="23"/>
        </w:numPr>
        <w:spacing w:line="276" w:lineRule="auto"/>
        <w:rPr>
          <w:rFonts w:ascii="Arial" w:hAnsi="Arial" w:eastAsia="Arial" w:cs="Arial"/>
        </w:rPr>
      </w:pPr>
      <w:r w:rsidRPr="00916B26">
        <w:rPr>
          <w:rFonts w:ascii="Arial" w:hAnsi="Arial" w:eastAsia="Arial" w:cs="Arial"/>
        </w:rPr>
        <w:t>[Option B] Lead time bias occurs because healthier participants adhere better to cancer prevention recommendations</w:t>
      </w:r>
    </w:p>
    <w:p w:rsidRPr="00916B26" w:rsidR="00CC36F6" w:rsidRDefault="007E5DB8" w14:paraId="0493B5E7" w14:textId="77777777">
      <w:pPr>
        <w:numPr>
          <w:ilvl w:val="0"/>
          <w:numId w:val="23"/>
        </w:numPr>
        <w:spacing w:line="276" w:lineRule="auto"/>
        <w:rPr>
          <w:rFonts w:ascii="Arial" w:hAnsi="Arial" w:eastAsia="Arial" w:cs="Arial"/>
        </w:rPr>
      </w:pPr>
      <w:r w:rsidRPr="00916B26">
        <w:rPr>
          <w:rFonts w:ascii="Arial" w:hAnsi="Arial" w:eastAsia="Arial" w:cs="Arial"/>
        </w:rPr>
        <w:t xml:space="preserve">[Option C] Overdiagnosis bias is </w:t>
      </w:r>
      <w:proofErr w:type="gramStart"/>
      <w:r w:rsidRPr="00916B26">
        <w:rPr>
          <w:rFonts w:ascii="Arial" w:hAnsi="Arial" w:eastAsia="Arial" w:cs="Arial"/>
        </w:rPr>
        <w:t>an</w:t>
      </w:r>
      <w:proofErr w:type="gramEnd"/>
      <w:r w:rsidRPr="00916B26">
        <w:rPr>
          <w:rFonts w:ascii="Arial" w:hAnsi="Arial" w:eastAsia="Arial" w:cs="Arial"/>
        </w:rPr>
        <w:t xml:space="preserve"> form of length-time bias</w:t>
      </w:r>
    </w:p>
    <w:p w:rsidRPr="00916B26" w:rsidR="00CC36F6" w:rsidRDefault="007E5DB8" w14:paraId="31B602CF" w14:textId="77777777">
      <w:pPr>
        <w:numPr>
          <w:ilvl w:val="0"/>
          <w:numId w:val="23"/>
        </w:numPr>
        <w:spacing w:after="240"/>
        <w:jc w:val="both"/>
        <w:rPr>
          <w:rFonts w:ascii="Arial" w:hAnsi="Arial" w:eastAsia="Arial" w:cs="Arial"/>
        </w:rPr>
      </w:pPr>
      <w:r w:rsidRPr="00916B26">
        <w:rPr>
          <w:rFonts w:ascii="Arial" w:hAnsi="Arial" w:eastAsia="Arial" w:cs="Arial"/>
        </w:rPr>
        <w:t>[Option D] None of the above are correct</w:t>
      </w:r>
    </w:p>
    <w:p w:rsidRPr="00916B26" w:rsidR="00CC36F6" w:rsidRDefault="007E5DB8" w14:paraId="2E969944" w14:textId="77777777">
      <w:pPr>
        <w:spacing w:before="240" w:after="240"/>
        <w:jc w:val="right"/>
        <w:rPr>
          <w:rFonts w:ascii="Arial" w:hAnsi="Arial" w:eastAsia="Arial" w:cs="Arial"/>
          <w:b/>
        </w:rPr>
      </w:pPr>
      <w:r w:rsidRPr="00916B26">
        <w:rPr>
          <w:rFonts w:ascii="Arial" w:hAnsi="Arial" w:eastAsia="Arial" w:cs="Arial"/>
        </w:rPr>
        <w:lastRenderedPageBreak/>
        <w:t xml:space="preserve">[Correct Answer] </w:t>
      </w:r>
      <w:r w:rsidRPr="00916B26">
        <w:rPr>
          <w:rFonts w:ascii="Arial" w:hAnsi="Arial" w:eastAsia="Arial" w:cs="Arial"/>
          <w:b/>
        </w:rPr>
        <w:t>Option C</w:t>
      </w:r>
    </w:p>
    <w:p w:rsidRPr="00916B26" w:rsidR="00CC36F6" w:rsidRDefault="007E5DB8" w14:paraId="628285EA" w14:textId="77777777">
      <w:pPr>
        <w:spacing w:line="276" w:lineRule="auto"/>
        <w:rPr>
          <w:rFonts w:ascii="Arial" w:hAnsi="Arial" w:eastAsia="Arial" w:cs="Arial"/>
          <w:b/>
        </w:rPr>
      </w:pPr>
      <w:r w:rsidRPr="00916B26">
        <w:rPr>
          <w:rFonts w:ascii="Arial" w:hAnsi="Arial" w:eastAsia="Arial" w:cs="Arial"/>
          <w:b/>
        </w:rPr>
        <w:t xml:space="preserve">[Question 10] Which is NOT one of the 10 Wilson and </w:t>
      </w:r>
      <w:proofErr w:type="spellStart"/>
      <w:r w:rsidRPr="00916B26">
        <w:rPr>
          <w:rFonts w:ascii="Arial" w:hAnsi="Arial" w:eastAsia="Arial" w:cs="Arial"/>
          <w:b/>
        </w:rPr>
        <w:t>Jungner</w:t>
      </w:r>
      <w:proofErr w:type="spellEnd"/>
      <w:r w:rsidRPr="00916B26">
        <w:rPr>
          <w:rFonts w:ascii="Arial" w:hAnsi="Arial" w:eastAsia="Arial" w:cs="Arial"/>
          <w:b/>
        </w:rPr>
        <w:t xml:space="preserve"> principles of screening </w:t>
      </w:r>
    </w:p>
    <w:p w:rsidRPr="00916B26" w:rsidR="00CC36F6" w:rsidRDefault="00CC36F6" w14:paraId="44585566" w14:textId="77777777">
      <w:pPr>
        <w:spacing w:line="276" w:lineRule="auto"/>
        <w:rPr>
          <w:rFonts w:ascii="Arial" w:hAnsi="Arial" w:eastAsia="Arial" w:cs="Arial"/>
          <w:b/>
        </w:rPr>
      </w:pPr>
    </w:p>
    <w:p w:rsidRPr="00916B26" w:rsidR="00CC36F6" w:rsidRDefault="00CC36F6" w14:paraId="0BD0F968" w14:textId="77777777">
      <w:pPr>
        <w:spacing w:line="276" w:lineRule="auto"/>
        <w:ind w:left="720"/>
        <w:rPr>
          <w:rFonts w:ascii="Arial" w:hAnsi="Arial" w:eastAsia="Arial" w:cs="Arial"/>
        </w:rPr>
      </w:pPr>
    </w:p>
    <w:p w:rsidRPr="00916B26" w:rsidR="00CC36F6" w:rsidRDefault="007E5DB8" w14:paraId="6AFCCBF7" w14:textId="77777777">
      <w:pPr>
        <w:numPr>
          <w:ilvl w:val="0"/>
          <w:numId w:val="23"/>
        </w:numPr>
        <w:spacing w:line="276" w:lineRule="auto"/>
        <w:rPr>
          <w:rFonts w:ascii="Arial" w:hAnsi="Arial" w:eastAsia="Arial" w:cs="Arial"/>
        </w:rPr>
      </w:pPr>
      <w:r w:rsidRPr="00916B26">
        <w:rPr>
          <w:rFonts w:ascii="Arial" w:hAnsi="Arial" w:eastAsia="Arial" w:cs="Arial"/>
        </w:rPr>
        <w:t>[Option A] There should be a recognizable latent or early symptomatic stage.</w:t>
      </w:r>
    </w:p>
    <w:p w:rsidRPr="00916B26" w:rsidR="00CC36F6" w:rsidRDefault="007E5DB8" w14:paraId="7F29C3FA" w14:textId="77777777">
      <w:pPr>
        <w:numPr>
          <w:ilvl w:val="0"/>
          <w:numId w:val="23"/>
        </w:numPr>
        <w:spacing w:line="276" w:lineRule="auto"/>
        <w:rPr>
          <w:rFonts w:ascii="Arial" w:hAnsi="Arial" w:eastAsia="Arial" w:cs="Arial"/>
        </w:rPr>
      </w:pPr>
      <w:r w:rsidRPr="00916B26">
        <w:rPr>
          <w:rFonts w:ascii="Arial" w:hAnsi="Arial" w:eastAsia="Arial" w:cs="Arial"/>
        </w:rPr>
        <w:t xml:space="preserve">[Option B] The test should be highly reliable even if it is not very acceptable to the population. </w:t>
      </w:r>
    </w:p>
    <w:p w:rsidRPr="00916B26" w:rsidR="00CC36F6" w:rsidRDefault="007E5DB8" w14:paraId="00505AC4" w14:textId="77777777">
      <w:pPr>
        <w:numPr>
          <w:ilvl w:val="0"/>
          <w:numId w:val="23"/>
        </w:numPr>
        <w:spacing w:line="276" w:lineRule="auto"/>
        <w:rPr>
          <w:rFonts w:ascii="Arial" w:hAnsi="Arial" w:eastAsia="Arial" w:cs="Arial"/>
        </w:rPr>
      </w:pPr>
      <w:r w:rsidRPr="00916B26">
        <w:rPr>
          <w:rFonts w:ascii="Arial" w:hAnsi="Arial" w:eastAsia="Arial" w:cs="Arial"/>
        </w:rPr>
        <w:t xml:space="preserve">[Option C] The condition sought should be an important health problem. </w:t>
      </w:r>
    </w:p>
    <w:p w:rsidRPr="00916B26" w:rsidR="00CC36F6" w:rsidRDefault="007E5DB8" w14:paraId="25B6B7F1" w14:textId="77777777">
      <w:pPr>
        <w:numPr>
          <w:ilvl w:val="0"/>
          <w:numId w:val="23"/>
        </w:numPr>
        <w:spacing w:after="240"/>
        <w:jc w:val="both"/>
        <w:rPr>
          <w:rFonts w:ascii="Arial" w:hAnsi="Arial" w:eastAsia="Arial" w:cs="Arial"/>
        </w:rPr>
      </w:pPr>
      <w:r w:rsidRPr="00916B26">
        <w:rPr>
          <w:rFonts w:ascii="Arial" w:hAnsi="Arial" w:eastAsia="Arial" w:cs="Arial"/>
        </w:rPr>
        <w:t xml:space="preserve">[Option D] Facilities for diagnosis and treatment should be available. </w:t>
      </w:r>
    </w:p>
    <w:p w:rsidRPr="00916B26" w:rsidR="00CC36F6" w:rsidRDefault="00CC36F6" w14:paraId="6DBB6EDE" w14:textId="77777777">
      <w:pPr>
        <w:jc w:val="both"/>
        <w:rPr>
          <w:rFonts w:ascii="Arial" w:hAnsi="Arial" w:eastAsia="Arial" w:cs="Arial"/>
        </w:rPr>
      </w:pPr>
    </w:p>
    <w:p w:rsidRPr="00916B26" w:rsidR="00CC36F6" w:rsidRDefault="00CC36F6" w14:paraId="4A992C77" w14:textId="77777777">
      <w:pPr>
        <w:tabs>
          <w:tab w:val="left" w:pos="851"/>
        </w:tabs>
        <w:rPr>
          <w:rFonts w:ascii="Arial Nova" w:hAnsi="Arial Nova" w:eastAsia="Arial Nova" w:cs="Arial Nova"/>
          <w:sz w:val="22"/>
          <w:szCs w:val="22"/>
        </w:rPr>
      </w:pPr>
    </w:p>
    <w:p w:rsidRPr="00916B26" w:rsidR="00CC36F6" w:rsidRDefault="00CC36F6" w14:paraId="714BA7C5" w14:textId="77777777">
      <w:pPr>
        <w:tabs>
          <w:tab w:val="left" w:pos="851"/>
        </w:tabs>
        <w:rPr>
          <w:rFonts w:ascii="Arial Nova" w:hAnsi="Arial Nova" w:eastAsia="Arial Nova" w:cs="Arial Nova"/>
          <w:sz w:val="22"/>
          <w:szCs w:val="22"/>
        </w:rPr>
      </w:pPr>
    </w:p>
    <w:p w:rsidRPr="00916B26" w:rsidR="00CC36F6" w:rsidRDefault="007E5DB8" w14:paraId="7E7028E6"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2FDDF4F8" w14:textId="77777777">
      <w:pPr>
        <w:pBdr>
          <w:top w:val="single" w:color="000000" w:sz="4" w:space="1"/>
          <w:left w:val="single" w:color="000000" w:sz="4" w:space="4"/>
          <w:bottom w:val="single" w:color="000000" w:sz="4" w:space="1"/>
          <w:right w:val="single" w:color="000000" w:sz="4" w:space="4"/>
        </w:pBdr>
        <w:shd w:val="clear" w:color="auto" w:fill="D9D9D9"/>
        <w:rPr>
          <w:rFonts w:ascii="Arial Nova" w:hAnsi="Arial Nova" w:eastAsia="Arial Nova" w:cs="Arial Nova"/>
          <w:sz w:val="22"/>
          <w:szCs w:val="22"/>
        </w:rPr>
      </w:pPr>
      <w:r w:rsidRPr="00916B26">
        <w:rPr>
          <w:rFonts w:ascii="Arial Nova" w:hAnsi="Arial Nova" w:eastAsia="Arial Nova" w:cs="Arial Nova"/>
          <w:b/>
          <w:color w:val="0000FF"/>
          <w:sz w:val="22"/>
          <w:szCs w:val="22"/>
        </w:rPr>
        <w:t>Unit:</w:t>
      </w:r>
      <w:r w:rsidRPr="00916B26">
        <w:rPr>
          <w:rFonts w:ascii="Arial Nova" w:hAnsi="Arial Nova" w:eastAsia="Arial Nova" w:cs="Arial Nova"/>
          <w:b/>
          <w:color w:val="0000FF"/>
        </w:rPr>
        <w:t xml:space="preserve"> Bibliography</w:t>
      </w:r>
    </w:p>
    <w:p w:rsidRPr="00916B26" w:rsidR="00CC36F6" w:rsidRDefault="00CC36F6" w14:paraId="710B99D8" w14:textId="77777777">
      <w:pPr>
        <w:rPr>
          <w:rFonts w:ascii="Arial Nova" w:hAnsi="Arial Nova" w:eastAsia="Arial Nova" w:cs="Arial Nova"/>
          <w:sz w:val="22"/>
          <w:szCs w:val="22"/>
        </w:rPr>
      </w:pPr>
    </w:p>
    <w:p w:rsidRPr="00916B26" w:rsidR="00CC36F6" w:rsidRDefault="007E5DB8" w14:paraId="6519E5CF" w14:textId="77777777">
      <w:pPr>
        <w:pBdr>
          <w:top w:val="nil"/>
          <w:left w:val="nil"/>
          <w:bottom w:val="nil"/>
          <w:right w:val="nil"/>
          <w:between w:val="nil"/>
        </w:pBdr>
        <w:rPr>
          <w:rFonts w:ascii="Arial Nova" w:hAnsi="Arial Nova" w:eastAsia="Arial Nova" w:cs="Arial Nova"/>
          <w:b/>
          <w:color w:val="0000FF"/>
          <w:sz w:val="22"/>
          <w:szCs w:val="22"/>
        </w:rPr>
      </w:pPr>
      <w:r w:rsidRPr="00916B26">
        <w:rPr>
          <w:rFonts w:ascii="Arial Nova" w:hAnsi="Arial Nova" w:eastAsia="Arial Nova" w:cs="Arial Nova"/>
          <w:b/>
          <w:color w:val="0000FF"/>
          <w:sz w:val="22"/>
          <w:szCs w:val="22"/>
        </w:rPr>
        <w:t>[</w:t>
      </w:r>
      <w:r w:rsidRPr="00916B26">
        <w:rPr>
          <w:rFonts w:ascii="Arial Nova" w:hAnsi="Arial Nova" w:eastAsia="Arial Nova" w:cs="Arial Nova"/>
          <w:b/>
          <w:color w:val="0000FF"/>
        </w:rPr>
        <w:t>Bibliography</w:t>
      </w:r>
      <w:r w:rsidRPr="00916B26">
        <w:rPr>
          <w:rFonts w:ascii="Arial Nova" w:hAnsi="Arial Nova" w:eastAsia="Arial Nova" w:cs="Arial Nova"/>
          <w:b/>
          <w:color w:val="0000FF"/>
          <w:sz w:val="22"/>
          <w:szCs w:val="22"/>
        </w:rPr>
        <w:t>]</w:t>
      </w:r>
    </w:p>
    <w:p w:rsidRPr="00916B26" w:rsidR="00CC36F6" w:rsidRDefault="00CC36F6" w14:paraId="2D92173C" w14:textId="77777777">
      <w:pPr>
        <w:pBdr>
          <w:top w:val="nil"/>
          <w:left w:val="nil"/>
          <w:bottom w:val="nil"/>
          <w:right w:val="nil"/>
          <w:between w:val="nil"/>
        </w:pBdr>
        <w:rPr>
          <w:rFonts w:ascii="Arial Nova" w:hAnsi="Arial Nova" w:eastAsia="Arial Nova" w:cs="Arial Nova"/>
          <w:b/>
          <w:color w:val="0000FF"/>
          <w:sz w:val="22"/>
          <w:szCs w:val="22"/>
        </w:rPr>
      </w:pPr>
    </w:p>
    <w:p w:rsidRPr="00933C7A" w:rsidR="00933C7A" w:rsidP="00933C7A" w:rsidRDefault="002B5152" w14:paraId="589214E3" w14:textId="77777777">
      <w:pPr>
        <w:pStyle w:val="Bibliography"/>
        <w:rPr>
          <w:rFonts w:ascii="Arial Nova" w:hAnsi="Arial Nova"/>
          <w:sz w:val="22"/>
        </w:rPr>
      </w:pPr>
      <w:r>
        <w:rPr>
          <w:rFonts w:ascii="Arial Nova" w:hAnsi="Arial Nova" w:eastAsia="Arial Nova" w:cs="Arial Nova"/>
          <w:sz w:val="22"/>
          <w:szCs w:val="22"/>
        </w:rPr>
        <w:fldChar w:fldCharType="begin"/>
      </w:r>
      <w:r>
        <w:rPr>
          <w:rFonts w:ascii="Arial Nova" w:hAnsi="Arial Nova" w:eastAsia="Arial Nova" w:cs="Arial Nova"/>
          <w:sz w:val="22"/>
          <w:szCs w:val="22"/>
        </w:rPr>
        <w:instrText xml:space="preserve"> ADDIN ZOTERO_BIBL {"uncited":[],"omitted":[],"custom":[]} CSL_BIBLIOGRAPHY </w:instrText>
      </w:r>
      <w:r>
        <w:rPr>
          <w:rFonts w:ascii="Arial Nova" w:hAnsi="Arial Nova" w:eastAsia="Arial Nova" w:cs="Arial Nova"/>
          <w:sz w:val="22"/>
          <w:szCs w:val="22"/>
        </w:rPr>
        <w:fldChar w:fldCharType="separate"/>
      </w:r>
      <w:r w:rsidRPr="00933C7A" w:rsidR="00933C7A">
        <w:rPr>
          <w:rFonts w:ascii="Arial Nova" w:hAnsi="Arial Nova"/>
          <w:sz w:val="22"/>
        </w:rPr>
        <w:t xml:space="preserve">1. </w:t>
      </w:r>
      <w:r w:rsidRPr="00933C7A" w:rsidR="00933C7A">
        <w:rPr>
          <w:rFonts w:ascii="Arial Nova" w:hAnsi="Arial Nova"/>
          <w:sz w:val="22"/>
        </w:rPr>
        <w:tab/>
      </w:r>
      <w:r w:rsidRPr="00933C7A" w:rsidR="00933C7A">
        <w:rPr>
          <w:rFonts w:ascii="Arial Nova" w:hAnsi="Arial Nova"/>
          <w:sz w:val="22"/>
        </w:rPr>
        <w:t>Principles of Epidemiology | Lesson 1 - Section 9 [Internet]. 2020 [cited 2020 Nov 20]. Available from: http://www.cdc.gov/csels/dsepd/ss1978/lesson1/section9.html</w:t>
      </w:r>
    </w:p>
    <w:p w:rsidRPr="00933C7A" w:rsidR="00933C7A" w:rsidP="00933C7A" w:rsidRDefault="00933C7A" w14:paraId="77383C3A" w14:textId="77777777">
      <w:pPr>
        <w:pStyle w:val="Bibliography"/>
        <w:rPr>
          <w:rFonts w:ascii="Arial Nova" w:hAnsi="Arial Nova"/>
          <w:sz w:val="22"/>
        </w:rPr>
      </w:pPr>
      <w:r w:rsidRPr="00933C7A">
        <w:rPr>
          <w:rFonts w:ascii="Arial Nova" w:hAnsi="Arial Nova"/>
          <w:sz w:val="22"/>
        </w:rPr>
        <w:t xml:space="preserve">2. </w:t>
      </w:r>
      <w:r w:rsidRPr="00933C7A">
        <w:rPr>
          <w:rFonts w:ascii="Arial Nova" w:hAnsi="Arial Nova"/>
          <w:sz w:val="22"/>
        </w:rPr>
        <w:tab/>
      </w:r>
      <w:r w:rsidRPr="00933C7A">
        <w:rPr>
          <w:rFonts w:ascii="Arial Nova" w:hAnsi="Arial Nova"/>
          <w:sz w:val="22"/>
        </w:rPr>
        <w:t xml:space="preserve">Eeles RA, Tobias JS, Berg CD, editors. Cancer prevention and screening: concepts, principles and controversies. Hoboken, NJ: Wiley; 2018. 1 p. </w:t>
      </w:r>
    </w:p>
    <w:p w:rsidRPr="00933C7A" w:rsidR="00933C7A" w:rsidP="00933C7A" w:rsidRDefault="00933C7A" w14:paraId="436B6F43" w14:textId="77777777">
      <w:pPr>
        <w:pStyle w:val="Bibliography"/>
        <w:rPr>
          <w:rFonts w:ascii="Arial Nova" w:hAnsi="Arial Nova"/>
          <w:sz w:val="22"/>
        </w:rPr>
      </w:pPr>
      <w:r w:rsidRPr="00933C7A">
        <w:rPr>
          <w:rFonts w:ascii="Arial Nova" w:hAnsi="Arial Nova"/>
          <w:sz w:val="22"/>
        </w:rPr>
        <w:t xml:space="preserve">3. </w:t>
      </w:r>
      <w:r w:rsidRPr="00933C7A">
        <w:rPr>
          <w:rFonts w:ascii="Arial Nova" w:hAnsi="Arial Nova"/>
          <w:sz w:val="22"/>
        </w:rPr>
        <w:tab/>
      </w:r>
      <w:r w:rsidRPr="00933C7A">
        <w:rPr>
          <w:rFonts w:ascii="Arial Nova" w:hAnsi="Arial Nova"/>
          <w:sz w:val="22"/>
        </w:rPr>
        <w:t xml:space="preserve">Schüz J, Espina C, Villain P, Herrero R, Leon ME, Minozzi S, et al. European Code against Cancer 4th Edition: 12 ways to reduce your cancer risk. Cancer Epidemiol. 2015 Dec;39 Suppl 1:S1-10. </w:t>
      </w:r>
    </w:p>
    <w:p w:rsidRPr="00933C7A" w:rsidR="00933C7A" w:rsidP="00933C7A" w:rsidRDefault="00933C7A" w14:paraId="0B98304A" w14:textId="77777777">
      <w:pPr>
        <w:pStyle w:val="Bibliography"/>
        <w:rPr>
          <w:rFonts w:ascii="Arial Nova" w:hAnsi="Arial Nova"/>
          <w:sz w:val="22"/>
        </w:rPr>
      </w:pPr>
      <w:r w:rsidRPr="00933C7A">
        <w:rPr>
          <w:rFonts w:ascii="Arial Nova" w:hAnsi="Arial Nova"/>
          <w:sz w:val="22"/>
        </w:rPr>
        <w:t xml:space="preserve">4. </w:t>
      </w:r>
      <w:r w:rsidRPr="00933C7A">
        <w:rPr>
          <w:rFonts w:ascii="Arial Nova" w:hAnsi="Arial Nova"/>
          <w:sz w:val="22"/>
        </w:rPr>
        <w:tab/>
      </w:r>
      <w:r w:rsidRPr="00933C7A">
        <w:rPr>
          <w:rFonts w:ascii="Arial Nova" w:hAnsi="Arial Nova"/>
          <w:sz w:val="22"/>
        </w:rPr>
        <w:t xml:space="preserve">IARC. IARC Handbooks of Cancer Prevention. PREAMBLE FOR SCREENING. Lyon, France; 2009. </w:t>
      </w:r>
    </w:p>
    <w:p w:rsidRPr="00933C7A" w:rsidR="00933C7A" w:rsidP="00933C7A" w:rsidRDefault="00933C7A" w14:paraId="68813D47" w14:textId="77777777">
      <w:pPr>
        <w:pStyle w:val="Bibliography"/>
        <w:rPr>
          <w:rFonts w:ascii="Arial Nova" w:hAnsi="Arial Nova"/>
          <w:sz w:val="22"/>
        </w:rPr>
      </w:pPr>
      <w:r w:rsidRPr="00933C7A">
        <w:rPr>
          <w:rFonts w:ascii="Arial Nova" w:hAnsi="Arial Nova"/>
          <w:sz w:val="22"/>
        </w:rPr>
        <w:t xml:space="preserve">5. </w:t>
      </w:r>
      <w:r w:rsidRPr="00933C7A">
        <w:rPr>
          <w:rFonts w:ascii="Arial Nova" w:hAnsi="Arial Nova"/>
          <w:sz w:val="22"/>
        </w:rPr>
        <w:tab/>
      </w:r>
      <w:r w:rsidRPr="00933C7A">
        <w:rPr>
          <w:rFonts w:ascii="Arial Nova" w:hAnsi="Arial Nova"/>
          <w:sz w:val="22"/>
        </w:rPr>
        <w:t xml:space="preserve">Diaz M, Moriña D, Rodríguez-Salés V, Ibáñez R, Espinás JA, de Sanjosé S. Moving towards an organized cervical cancer screening: costs and impact. Eur J Public Health. 2018 01;28(6):1132–8. </w:t>
      </w:r>
    </w:p>
    <w:p w:rsidRPr="00933C7A" w:rsidR="00933C7A" w:rsidP="00933C7A" w:rsidRDefault="00933C7A" w14:paraId="4118C80D" w14:textId="77777777">
      <w:pPr>
        <w:pStyle w:val="Bibliography"/>
        <w:rPr>
          <w:rFonts w:ascii="Arial Nova" w:hAnsi="Arial Nova"/>
          <w:sz w:val="22"/>
        </w:rPr>
      </w:pPr>
      <w:r w:rsidRPr="00933C7A">
        <w:rPr>
          <w:rFonts w:ascii="Arial Nova" w:hAnsi="Arial Nova"/>
          <w:sz w:val="22"/>
        </w:rPr>
        <w:t xml:space="preserve">6. </w:t>
      </w:r>
      <w:r w:rsidRPr="00933C7A">
        <w:rPr>
          <w:rFonts w:ascii="Arial Nova" w:hAnsi="Arial Nova"/>
          <w:sz w:val="22"/>
        </w:rPr>
        <w:tab/>
      </w:r>
      <w:r w:rsidRPr="00933C7A">
        <w:rPr>
          <w:rFonts w:ascii="Arial Nova" w:hAnsi="Arial Nova"/>
          <w:sz w:val="22"/>
        </w:rPr>
        <w:t xml:space="preserve">Schiller-Fruehwirth I, Jahn B, Einzinger P, Zauner G, Urach C, Siebert U. The Long-Term Effectiveness and Cost Effectiveness of Organized versus Opportunistic Screening for Breast Cancer in Austria. Value Health. 2017;20(8):1048–57. </w:t>
      </w:r>
    </w:p>
    <w:p w:rsidRPr="00933C7A" w:rsidR="00933C7A" w:rsidP="00933C7A" w:rsidRDefault="00933C7A" w14:paraId="6EBF6CD7" w14:textId="77777777">
      <w:pPr>
        <w:pStyle w:val="Bibliography"/>
        <w:rPr>
          <w:rFonts w:ascii="Arial Nova" w:hAnsi="Arial Nova"/>
          <w:sz w:val="22"/>
        </w:rPr>
      </w:pPr>
      <w:r w:rsidRPr="00933C7A">
        <w:rPr>
          <w:rFonts w:ascii="Arial Nova" w:hAnsi="Arial Nova"/>
          <w:sz w:val="22"/>
        </w:rPr>
        <w:t xml:space="preserve">7. </w:t>
      </w:r>
      <w:r w:rsidRPr="00933C7A">
        <w:rPr>
          <w:rFonts w:ascii="Arial Nova" w:hAnsi="Arial Nova"/>
          <w:sz w:val="22"/>
        </w:rPr>
        <w:tab/>
      </w:r>
      <w:r w:rsidRPr="00933C7A">
        <w:rPr>
          <w:rFonts w:ascii="Arial Nova" w:hAnsi="Arial Nova"/>
          <w:sz w:val="22"/>
        </w:rPr>
        <w:t xml:space="preserve">Dubé C. Organized Screening Is Better Than Opportunistic Screening at Decreasing the Burden of Colorectal Cancer in the United States. Gastroenterology. 2018;155(5):1302–4. </w:t>
      </w:r>
    </w:p>
    <w:p w:rsidRPr="00933C7A" w:rsidR="00933C7A" w:rsidP="00933C7A" w:rsidRDefault="00933C7A" w14:paraId="40BF774E" w14:textId="77777777">
      <w:pPr>
        <w:pStyle w:val="Bibliography"/>
        <w:rPr>
          <w:rFonts w:ascii="Arial Nova" w:hAnsi="Arial Nova"/>
          <w:sz w:val="22"/>
        </w:rPr>
      </w:pPr>
      <w:r w:rsidRPr="00933C7A">
        <w:rPr>
          <w:rFonts w:ascii="Arial Nova" w:hAnsi="Arial Nova"/>
          <w:sz w:val="22"/>
        </w:rPr>
        <w:t xml:space="preserve">8. </w:t>
      </w:r>
      <w:r w:rsidRPr="00933C7A">
        <w:rPr>
          <w:rFonts w:ascii="Arial Nova" w:hAnsi="Arial Nova"/>
          <w:sz w:val="22"/>
        </w:rPr>
        <w:tab/>
      </w:r>
      <w:r w:rsidRPr="00933C7A">
        <w:rPr>
          <w:rFonts w:ascii="Arial Nova" w:hAnsi="Arial Nova"/>
          <w:sz w:val="22"/>
        </w:rPr>
        <w:t>Wilson J, Jungner G. Principles and practice of screening for disease [Internet]. Geneva, Switzerland: World Health Organization - WHO; 1968 [cited 2018 Mar 21]. Available from: http://apps.who.int/iris/bitstream/10665/208882/1/WHO_PA_66.7_eng.pdf</w:t>
      </w:r>
    </w:p>
    <w:p w:rsidRPr="00933C7A" w:rsidR="00933C7A" w:rsidP="00933C7A" w:rsidRDefault="00933C7A" w14:paraId="0C50C747" w14:textId="77777777">
      <w:pPr>
        <w:pStyle w:val="Bibliography"/>
        <w:rPr>
          <w:rFonts w:ascii="Arial Nova" w:hAnsi="Arial Nova"/>
          <w:sz w:val="22"/>
        </w:rPr>
      </w:pPr>
      <w:r w:rsidRPr="00933C7A">
        <w:rPr>
          <w:rFonts w:ascii="Arial Nova" w:hAnsi="Arial Nova"/>
          <w:sz w:val="22"/>
        </w:rPr>
        <w:lastRenderedPageBreak/>
        <w:t xml:space="preserve">9. </w:t>
      </w:r>
      <w:r w:rsidRPr="00933C7A">
        <w:rPr>
          <w:rFonts w:ascii="Arial Nova" w:hAnsi="Arial Nova"/>
          <w:sz w:val="22"/>
        </w:rPr>
        <w:tab/>
      </w:r>
      <w:r w:rsidRPr="00933C7A">
        <w:rPr>
          <w:rFonts w:ascii="Arial Nova" w:hAnsi="Arial Nova"/>
          <w:sz w:val="22"/>
        </w:rPr>
        <w:t xml:space="preserve">Andermann A. Revisiting Wilson and Jungner in the genomic age: a review of screening criteria over the past 40 years. Bulletin of the World Health Organization. 2008 Apr 1;86(4):317–9. </w:t>
      </w:r>
    </w:p>
    <w:p w:rsidRPr="00933C7A" w:rsidR="00933C7A" w:rsidP="00933C7A" w:rsidRDefault="00933C7A" w14:paraId="11F99D67" w14:textId="77777777">
      <w:pPr>
        <w:pStyle w:val="Bibliography"/>
        <w:rPr>
          <w:rFonts w:ascii="Arial Nova" w:hAnsi="Arial Nova"/>
          <w:sz w:val="22"/>
        </w:rPr>
      </w:pPr>
      <w:r w:rsidRPr="00933C7A">
        <w:rPr>
          <w:rFonts w:ascii="Arial Nova" w:hAnsi="Arial Nova"/>
          <w:sz w:val="22"/>
        </w:rPr>
        <w:t xml:space="preserve">10. </w:t>
      </w:r>
      <w:r w:rsidRPr="00933C7A">
        <w:rPr>
          <w:rFonts w:ascii="Arial Nova" w:hAnsi="Arial Nova"/>
          <w:sz w:val="22"/>
        </w:rPr>
        <w:tab/>
      </w:r>
      <w:r w:rsidRPr="00933C7A">
        <w:rPr>
          <w:rFonts w:ascii="Arial Nova" w:hAnsi="Arial Nova"/>
          <w:sz w:val="22"/>
        </w:rPr>
        <w:t>Jacklyn G, Bell K, Hayen A. Assessing the efficacy of cancer screening. Public Health Res Pract [Internet]. 2017 [cited 2020 Nov 21];27(3). Available from: http://www.phrp.com.au/?p=36695</w:t>
      </w:r>
    </w:p>
    <w:p w:rsidRPr="00933C7A" w:rsidR="00933C7A" w:rsidP="00933C7A" w:rsidRDefault="00933C7A" w14:paraId="30182B25" w14:textId="77777777">
      <w:pPr>
        <w:pStyle w:val="Bibliography"/>
        <w:rPr>
          <w:rFonts w:ascii="Arial Nova" w:hAnsi="Arial Nova"/>
          <w:sz w:val="22"/>
        </w:rPr>
      </w:pPr>
      <w:r w:rsidRPr="00933C7A">
        <w:rPr>
          <w:rFonts w:ascii="Arial Nova" w:hAnsi="Arial Nova"/>
          <w:sz w:val="22"/>
        </w:rPr>
        <w:t xml:space="preserve">11. </w:t>
      </w:r>
      <w:r w:rsidRPr="00933C7A">
        <w:rPr>
          <w:rFonts w:ascii="Arial Nova" w:hAnsi="Arial Nova"/>
          <w:sz w:val="22"/>
        </w:rPr>
        <w:tab/>
      </w:r>
      <w:r w:rsidRPr="00933C7A">
        <w:rPr>
          <w:rFonts w:ascii="Arial Nova" w:hAnsi="Arial Nova"/>
          <w:sz w:val="22"/>
        </w:rPr>
        <w:t xml:space="preserve">Bunting PS. Screening for prostate cancer with prostate-specific antigen: beware the biases. Clin Chim Acta. 2002 Jan;315(1–2):71–97. </w:t>
      </w:r>
    </w:p>
    <w:p w:rsidRPr="00933C7A" w:rsidR="00933C7A" w:rsidP="00933C7A" w:rsidRDefault="00933C7A" w14:paraId="2A3C0328" w14:textId="77777777">
      <w:pPr>
        <w:pStyle w:val="Bibliography"/>
        <w:rPr>
          <w:rFonts w:ascii="Arial Nova" w:hAnsi="Arial Nova"/>
          <w:sz w:val="22"/>
        </w:rPr>
      </w:pPr>
      <w:r w:rsidRPr="00933C7A">
        <w:rPr>
          <w:rFonts w:ascii="Arial Nova" w:hAnsi="Arial Nova"/>
          <w:sz w:val="22"/>
        </w:rPr>
        <w:t xml:space="preserve">12. </w:t>
      </w:r>
      <w:r w:rsidRPr="00933C7A">
        <w:rPr>
          <w:rFonts w:ascii="Arial Nova" w:hAnsi="Arial Nova"/>
          <w:sz w:val="22"/>
        </w:rPr>
        <w:tab/>
      </w:r>
      <w:r w:rsidRPr="00933C7A">
        <w:rPr>
          <w:rFonts w:ascii="Arial Nova" w:hAnsi="Arial Nova"/>
          <w:sz w:val="22"/>
        </w:rPr>
        <w:t xml:space="preserve">Cox B, Sneyd MJ. Bias in breast cancer research in the screening era. Breast. 2013 Dec;22(6):1041–5. </w:t>
      </w:r>
    </w:p>
    <w:p w:rsidRPr="00933C7A" w:rsidR="00933C7A" w:rsidP="00933C7A" w:rsidRDefault="00933C7A" w14:paraId="5B51F1C4" w14:textId="77777777">
      <w:pPr>
        <w:pStyle w:val="Bibliography"/>
        <w:rPr>
          <w:rFonts w:ascii="Arial Nova" w:hAnsi="Arial Nova"/>
          <w:sz w:val="22"/>
        </w:rPr>
      </w:pPr>
      <w:r w:rsidRPr="00933C7A">
        <w:rPr>
          <w:rFonts w:ascii="Arial Nova" w:hAnsi="Arial Nova"/>
          <w:sz w:val="22"/>
        </w:rPr>
        <w:t xml:space="preserve">13. </w:t>
      </w:r>
      <w:r w:rsidRPr="00933C7A">
        <w:rPr>
          <w:rFonts w:ascii="Arial Nova" w:hAnsi="Arial Nova"/>
          <w:sz w:val="22"/>
        </w:rPr>
        <w:tab/>
      </w:r>
      <w:r w:rsidRPr="00933C7A">
        <w:rPr>
          <w:rFonts w:ascii="Arial Nova" w:hAnsi="Arial Nova"/>
          <w:sz w:val="22"/>
        </w:rPr>
        <w:t xml:space="preserve">Gray JAM. New concepts in screening. British Journal of General Practice. 2004;7. </w:t>
      </w:r>
    </w:p>
    <w:p w:rsidRPr="00933C7A" w:rsidR="00933C7A" w:rsidP="00933C7A" w:rsidRDefault="00933C7A" w14:paraId="71B4DD0B" w14:textId="77777777">
      <w:pPr>
        <w:pStyle w:val="Bibliography"/>
        <w:rPr>
          <w:rFonts w:ascii="Arial Nova" w:hAnsi="Arial Nova"/>
          <w:sz w:val="22"/>
        </w:rPr>
      </w:pPr>
      <w:r w:rsidRPr="00933C7A">
        <w:rPr>
          <w:rFonts w:ascii="Arial Nova" w:hAnsi="Arial Nova"/>
          <w:sz w:val="22"/>
        </w:rPr>
        <w:t xml:space="preserve">14. </w:t>
      </w:r>
      <w:r w:rsidRPr="00933C7A">
        <w:rPr>
          <w:rFonts w:ascii="Arial Nova" w:hAnsi="Arial Nova"/>
          <w:sz w:val="22"/>
        </w:rPr>
        <w:tab/>
      </w:r>
      <w:r w:rsidRPr="00933C7A">
        <w:rPr>
          <w:rFonts w:ascii="Arial Nova" w:hAnsi="Arial Nova"/>
          <w:sz w:val="22"/>
        </w:rPr>
        <w:t xml:space="preserve">Altman DG, Bland JM. Statistics Notes: Diagnostic tests 1: sensitivity and specificity. BMJ. 1994 Jun 11;308(6943):1552. </w:t>
      </w:r>
    </w:p>
    <w:p w:rsidRPr="00933C7A" w:rsidR="00933C7A" w:rsidP="00933C7A" w:rsidRDefault="00933C7A" w14:paraId="4290DDF7" w14:textId="77777777">
      <w:pPr>
        <w:pStyle w:val="Bibliography"/>
        <w:rPr>
          <w:rFonts w:ascii="Arial Nova" w:hAnsi="Arial Nova"/>
          <w:sz w:val="22"/>
        </w:rPr>
      </w:pPr>
      <w:r w:rsidRPr="00933C7A">
        <w:rPr>
          <w:rFonts w:ascii="Arial Nova" w:hAnsi="Arial Nova"/>
          <w:sz w:val="22"/>
        </w:rPr>
        <w:t xml:space="preserve">15. </w:t>
      </w:r>
      <w:r w:rsidRPr="00933C7A">
        <w:rPr>
          <w:rFonts w:ascii="Arial Nova" w:hAnsi="Arial Nova"/>
          <w:sz w:val="22"/>
        </w:rPr>
        <w:tab/>
      </w:r>
      <w:r w:rsidRPr="00933C7A">
        <w:rPr>
          <w:rFonts w:ascii="Arial Nova" w:hAnsi="Arial Nova"/>
          <w:sz w:val="22"/>
        </w:rPr>
        <w:t xml:space="preserve">Altman DG, Bland JM. Diagnostic tests 2: Predictive values. BMJ. 1994 Jul 9;309(6947):102. </w:t>
      </w:r>
    </w:p>
    <w:p w:rsidRPr="00933C7A" w:rsidR="00933C7A" w:rsidP="00933C7A" w:rsidRDefault="00933C7A" w14:paraId="4AA02705" w14:textId="77777777">
      <w:pPr>
        <w:pStyle w:val="Bibliography"/>
        <w:rPr>
          <w:rFonts w:ascii="Arial Nova" w:hAnsi="Arial Nova"/>
          <w:sz w:val="22"/>
        </w:rPr>
      </w:pPr>
      <w:r w:rsidRPr="00933C7A">
        <w:rPr>
          <w:rFonts w:ascii="Arial Nova" w:hAnsi="Arial Nova"/>
          <w:sz w:val="22"/>
        </w:rPr>
        <w:t xml:space="preserve">16. </w:t>
      </w:r>
      <w:r w:rsidRPr="00933C7A">
        <w:rPr>
          <w:rFonts w:ascii="Arial Nova" w:hAnsi="Arial Nova"/>
          <w:sz w:val="22"/>
        </w:rPr>
        <w:tab/>
      </w:r>
      <w:r w:rsidRPr="00933C7A">
        <w:rPr>
          <w:rFonts w:ascii="Arial Nova" w:hAnsi="Arial Nova"/>
          <w:sz w:val="22"/>
        </w:rPr>
        <w:t xml:space="preserve">Brenner H, Gefeller O. Variation of sensitivity, specificity, likelihood ratios and predictive values with disease prevalence. Stat Med. 1997 May 15;16(9):981–91. </w:t>
      </w:r>
    </w:p>
    <w:p w:rsidRPr="00933C7A" w:rsidR="00933C7A" w:rsidP="00933C7A" w:rsidRDefault="00933C7A" w14:paraId="7D05BFEE" w14:textId="77777777">
      <w:pPr>
        <w:pStyle w:val="Bibliography"/>
        <w:rPr>
          <w:rFonts w:ascii="Arial Nova" w:hAnsi="Arial Nova"/>
          <w:sz w:val="22"/>
        </w:rPr>
      </w:pPr>
      <w:r w:rsidRPr="00933C7A">
        <w:rPr>
          <w:rFonts w:ascii="Arial Nova" w:hAnsi="Arial Nova"/>
          <w:sz w:val="22"/>
        </w:rPr>
        <w:t xml:space="preserve">17. </w:t>
      </w:r>
      <w:r w:rsidRPr="00933C7A">
        <w:rPr>
          <w:rFonts w:ascii="Arial Nova" w:hAnsi="Arial Nova"/>
          <w:sz w:val="22"/>
        </w:rPr>
        <w:tab/>
      </w:r>
      <w:r w:rsidRPr="00933C7A">
        <w:rPr>
          <w:rFonts w:ascii="Arial Nova" w:hAnsi="Arial Nova"/>
          <w:sz w:val="22"/>
        </w:rPr>
        <w:t xml:space="preserve">Deeks JJ, Altman DG. Diagnostic tests 4: likelihood ratios. BMJ. 2004 Jul 17;329(7458):168–9. </w:t>
      </w:r>
    </w:p>
    <w:p w:rsidRPr="00933C7A" w:rsidR="00933C7A" w:rsidP="00933C7A" w:rsidRDefault="00933C7A" w14:paraId="60A11AD9" w14:textId="77777777">
      <w:pPr>
        <w:pStyle w:val="Bibliography"/>
        <w:rPr>
          <w:rFonts w:ascii="Arial Nova" w:hAnsi="Arial Nova"/>
          <w:sz w:val="22"/>
          <w:lang w:val="es-ES"/>
        </w:rPr>
      </w:pPr>
      <w:r w:rsidRPr="00933C7A">
        <w:rPr>
          <w:rFonts w:ascii="Arial Nova" w:hAnsi="Arial Nova"/>
          <w:sz w:val="22"/>
        </w:rPr>
        <w:t xml:space="preserve">18. </w:t>
      </w:r>
      <w:r w:rsidRPr="00933C7A">
        <w:rPr>
          <w:rFonts w:ascii="Arial Nova" w:hAnsi="Arial Nova"/>
          <w:sz w:val="22"/>
        </w:rPr>
        <w:tab/>
      </w:r>
      <w:r w:rsidRPr="00933C7A">
        <w:rPr>
          <w:rFonts w:ascii="Arial Nova" w:hAnsi="Arial Nova"/>
          <w:sz w:val="22"/>
        </w:rPr>
        <w:t xml:space="preserve">Thomsen LT, Kjær SK, Munk C, Frederiksen K, Ørnskov D, Waldstrøm M. Clinical Performance of Human Papillomavirus (HPV) Testing versus Cytology for Cervical Cancer Screening: Results of a Large Danish Implementation Study. </w:t>
      </w:r>
      <w:r w:rsidRPr="00933C7A">
        <w:rPr>
          <w:rFonts w:ascii="Arial Nova" w:hAnsi="Arial Nova"/>
          <w:sz w:val="22"/>
          <w:lang w:val="es-ES"/>
        </w:rPr>
        <w:t xml:space="preserve">Clin Epidemiol. 2020;12:203–13. </w:t>
      </w:r>
    </w:p>
    <w:p w:rsidRPr="00933C7A" w:rsidR="00933C7A" w:rsidP="00933C7A" w:rsidRDefault="00933C7A" w14:paraId="1F8FEDBF" w14:textId="77777777">
      <w:pPr>
        <w:pStyle w:val="Bibliography"/>
        <w:rPr>
          <w:rFonts w:ascii="Arial Nova" w:hAnsi="Arial Nova"/>
          <w:sz w:val="22"/>
        </w:rPr>
      </w:pPr>
      <w:r w:rsidRPr="00933C7A">
        <w:rPr>
          <w:rFonts w:ascii="Arial Nova" w:hAnsi="Arial Nova"/>
          <w:sz w:val="22"/>
          <w:lang w:val="es-ES"/>
        </w:rPr>
        <w:t xml:space="preserve">19. </w:t>
      </w:r>
      <w:r w:rsidRPr="00933C7A">
        <w:rPr>
          <w:rFonts w:ascii="Arial Nova" w:hAnsi="Arial Nova"/>
          <w:sz w:val="22"/>
          <w:lang w:val="es-ES"/>
        </w:rPr>
        <w:tab/>
      </w:r>
      <w:r w:rsidRPr="00933C7A">
        <w:rPr>
          <w:rFonts w:ascii="Arial Nova" w:hAnsi="Arial Nova"/>
          <w:sz w:val="22"/>
          <w:lang w:val="es-ES"/>
        </w:rPr>
        <w:t xml:space="preserve">Costas L, Frias-Gomez J, Guardiola M, Benavente Y, Pineda M, Pavón MÁ, et al. </w:t>
      </w:r>
      <w:r w:rsidRPr="00933C7A">
        <w:rPr>
          <w:rFonts w:ascii="Arial Nova" w:hAnsi="Arial Nova"/>
          <w:sz w:val="22"/>
        </w:rPr>
        <w:t xml:space="preserve">New perspectives on screening and early detection of endometrial cancer. Int J Cancer. 2019 15;145(12):3194–206. </w:t>
      </w:r>
    </w:p>
    <w:p w:rsidRPr="00933C7A" w:rsidR="00933C7A" w:rsidP="00933C7A" w:rsidRDefault="00933C7A" w14:paraId="6FA075FA" w14:textId="77777777">
      <w:pPr>
        <w:pStyle w:val="Bibliography"/>
        <w:rPr>
          <w:rFonts w:ascii="Arial Nova" w:hAnsi="Arial Nova"/>
          <w:sz w:val="22"/>
        </w:rPr>
      </w:pPr>
      <w:r w:rsidRPr="00933C7A">
        <w:rPr>
          <w:rFonts w:ascii="Arial Nova" w:hAnsi="Arial Nova"/>
          <w:sz w:val="22"/>
        </w:rPr>
        <w:t xml:space="preserve">20. </w:t>
      </w:r>
      <w:r w:rsidRPr="00933C7A">
        <w:rPr>
          <w:rFonts w:ascii="Arial Nova" w:hAnsi="Arial Nova"/>
          <w:sz w:val="22"/>
        </w:rPr>
        <w:tab/>
      </w:r>
      <w:r w:rsidRPr="00933C7A">
        <w:rPr>
          <w:rFonts w:ascii="Arial Nova" w:hAnsi="Arial Nova"/>
          <w:sz w:val="22"/>
        </w:rPr>
        <w:t xml:space="preserve">Diaz M, de Sanjosé S, Bosch FX, Bruni L. Present challenges in cervical cancer prevention: Answers from cost-effectiveness analyses. Rep Pract Oncol Radiother. 2018 Dec;23(6):484–94. </w:t>
      </w:r>
    </w:p>
    <w:p w:rsidRPr="00933C7A" w:rsidR="00933C7A" w:rsidP="00933C7A" w:rsidRDefault="00933C7A" w14:paraId="79DADD7F" w14:textId="77777777">
      <w:pPr>
        <w:pStyle w:val="Bibliography"/>
        <w:rPr>
          <w:rFonts w:ascii="Arial Nova" w:hAnsi="Arial Nova"/>
          <w:sz w:val="22"/>
        </w:rPr>
      </w:pPr>
      <w:r w:rsidRPr="00933C7A">
        <w:rPr>
          <w:rFonts w:ascii="Arial Nova" w:hAnsi="Arial Nova"/>
          <w:sz w:val="22"/>
        </w:rPr>
        <w:t xml:space="preserve">21. </w:t>
      </w:r>
      <w:r w:rsidRPr="00933C7A">
        <w:rPr>
          <w:rFonts w:ascii="Arial Nova" w:hAnsi="Arial Nova"/>
          <w:sz w:val="22"/>
        </w:rPr>
        <w:tab/>
      </w:r>
      <w:r w:rsidRPr="00933C7A">
        <w:rPr>
          <w:rFonts w:ascii="Arial Nova" w:hAnsi="Arial Nova"/>
          <w:sz w:val="22"/>
        </w:rPr>
        <w:t xml:space="preserve">Arbyn M, Anttila A, Jordan J, Ronco G, Schenck U, Segnan N, et al. European Guidelines for Quality Assurance in Cervical Cancer Screening. Second Edition—Summary Document. Annals of Oncology. 2010 Mar 1;21(3):448–58. </w:t>
      </w:r>
    </w:p>
    <w:p w:rsidRPr="00933C7A" w:rsidR="00933C7A" w:rsidP="00933C7A" w:rsidRDefault="00933C7A" w14:paraId="5C703DB5" w14:textId="77777777">
      <w:pPr>
        <w:pStyle w:val="Bibliography"/>
        <w:rPr>
          <w:rFonts w:ascii="Arial Nova" w:hAnsi="Arial Nova"/>
          <w:sz w:val="22"/>
        </w:rPr>
      </w:pPr>
      <w:r w:rsidRPr="00933C7A">
        <w:rPr>
          <w:rFonts w:ascii="Arial Nova" w:hAnsi="Arial Nova"/>
          <w:sz w:val="22"/>
        </w:rPr>
        <w:t xml:space="preserve">22. </w:t>
      </w:r>
      <w:r w:rsidRPr="00933C7A">
        <w:rPr>
          <w:rFonts w:ascii="Arial Nova" w:hAnsi="Arial Nova"/>
          <w:sz w:val="22"/>
        </w:rPr>
        <w:tab/>
      </w:r>
      <w:r w:rsidRPr="00933C7A">
        <w:rPr>
          <w:rFonts w:ascii="Arial Nova" w:hAnsi="Arial Nova"/>
          <w:sz w:val="22"/>
        </w:rPr>
        <w:t xml:space="preserve">von Karsa L, Arbyn M, De Vuyst H, Dillner J, Dillner L, Franceschi S, et al. European guidelines for quality assurance in cervical cancer screening. Summary of the supplements on HPV screening and vaccination. Papillomavirus Research. 2015 Dec;1:22–31. </w:t>
      </w:r>
    </w:p>
    <w:p w:rsidRPr="00916B26" w:rsidR="00CC36F6" w:rsidP="002B5152" w:rsidRDefault="002B5152" w14:paraId="58FC2A3C" w14:textId="77777777">
      <w:pPr>
        <w:shd w:val="clear" w:color="auto" w:fill="FFFFFF"/>
        <w:ind w:left="360"/>
        <w:jc w:val="both"/>
        <w:rPr>
          <w:rFonts w:ascii="Arial Nova" w:hAnsi="Arial Nova" w:eastAsia="Arial Nova" w:cs="Arial Nova"/>
          <w:sz w:val="22"/>
          <w:szCs w:val="22"/>
        </w:rPr>
      </w:pPr>
      <w:r>
        <w:rPr>
          <w:rFonts w:ascii="Arial Nova" w:hAnsi="Arial Nova" w:eastAsia="Arial Nova" w:cs="Arial Nova"/>
          <w:sz w:val="22"/>
          <w:szCs w:val="22"/>
        </w:rPr>
        <w:fldChar w:fldCharType="end"/>
      </w:r>
    </w:p>
    <w:p w:rsidRPr="00916B26" w:rsidR="00CC36F6" w:rsidRDefault="00CC36F6" w14:paraId="5CED25B3" w14:textId="77777777">
      <w:pPr>
        <w:jc w:val="both"/>
        <w:rPr>
          <w:rFonts w:ascii="Arial" w:hAnsi="Arial" w:eastAsia="Arial" w:cs="Arial"/>
          <w:i/>
          <w:color w:val="1155CC"/>
        </w:rPr>
      </w:pPr>
    </w:p>
    <w:p w:rsidRPr="00916B26" w:rsidR="00CC36F6" w:rsidRDefault="007E5DB8" w14:paraId="10CC1F12" w14:textId="77777777">
      <w:pPr>
        <w:pBdr>
          <w:top w:val="single" w:color="000000" w:sz="4" w:space="1"/>
          <w:left w:val="single" w:color="000000" w:sz="4" w:space="4"/>
          <w:bottom w:val="single" w:color="000000" w:sz="4" w:space="0"/>
          <w:right w:val="single" w:color="000000" w:sz="4" w:space="4"/>
          <w:between w:val="nil"/>
        </w:pBdr>
        <w:shd w:val="clear" w:color="auto" w:fill="D9D9D9"/>
        <w:spacing w:line="240" w:lineRule="auto"/>
        <w:rPr>
          <w:rFonts w:ascii="Arial Nova" w:hAnsi="Arial Nova" w:eastAsia="Arial Nova" w:cs="Arial Nova"/>
          <w:b/>
          <w:color w:val="000000"/>
          <w:sz w:val="22"/>
          <w:szCs w:val="22"/>
        </w:rPr>
      </w:pPr>
      <w:r w:rsidRPr="00916B26">
        <w:rPr>
          <w:rFonts w:ascii="Arial Nova" w:hAnsi="Arial Nova" w:eastAsia="Arial Nova" w:cs="Arial Nova"/>
          <w:b/>
          <w:color w:val="0000FF"/>
          <w:sz w:val="22"/>
          <w:szCs w:val="22"/>
        </w:rPr>
        <w:lastRenderedPageBreak/>
        <w:t xml:space="preserve">Module 2: </w:t>
      </w:r>
      <w:r w:rsidRPr="00916B26">
        <w:rPr>
          <w:rFonts w:ascii="Arial Nova" w:hAnsi="Arial Nova" w:eastAsia="Arial Nova" w:cs="Arial Nova"/>
          <w:b/>
          <w:color w:val="000000"/>
          <w:sz w:val="22"/>
          <w:szCs w:val="22"/>
        </w:rPr>
        <w:t>Cancer prevention</w:t>
      </w:r>
    </w:p>
    <w:p w:rsidRPr="00916B26" w:rsidR="00CC36F6" w:rsidRDefault="007E5DB8" w14:paraId="01D09D41" w14:textId="77777777">
      <w:pPr>
        <w:pBdr>
          <w:top w:val="single" w:color="000000" w:sz="4" w:space="1"/>
          <w:left w:val="single" w:color="000000" w:sz="4" w:space="4"/>
          <w:bottom w:val="single" w:color="000000" w:sz="4" w:space="1"/>
          <w:right w:val="single" w:color="000000" w:sz="4" w:space="4"/>
        </w:pBdr>
        <w:shd w:val="clear" w:color="auto" w:fill="D9D9D9"/>
        <w:rPr>
          <w:rFonts w:ascii="Arial Nova" w:hAnsi="Arial Nova" w:eastAsia="Arial Nova" w:cs="Arial Nova"/>
          <w:sz w:val="22"/>
          <w:szCs w:val="22"/>
        </w:rPr>
      </w:pPr>
      <w:r w:rsidRPr="00916B26">
        <w:rPr>
          <w:rFonts w:ascii="Arial Nova" w:hAnsi="Arial Nova" w:eastAsia="Arial Nova" w:cs="Arial Nova"/>
          <w:b/>
          <w:color w:val="0000FF"/>
          <w:sz w:val="22"/>
          <w:szCs w:val="22"/>
        </w:rPr>
        <w:t>Unit:</w:t>
      </w:r>
      <w:r w:rsidRPr="00916B26">
        <w:rPr>
          <w:rFonts w:ascii="Arial Nova" w:hAnsi="Arial Nova" w:eastAsia="Arial Nova" w:cs="Arial Nova"/>
          <w:b/>
          <w:color w:val="0000FF"/>
        </w:rPr>
        <w:t xml:space="preserve"> Additional Material</w:t>
      </w:r>
    </w:p>
    <w:p w:rsidRPr="00916B26" w:rsidR="00CC36F6" w:rsidRDefault="00CC36F6" w14:paraId="3B2D846E" w14:textId="77777777">
      <w:pPr>
        <w:tabs>
          <w:tab w:val="left" w:pos="851"/>
        </w:tabs>
        <w:rPr>
          <w:rFonts w:ascii="Arial Nova" w:hAnsi="Arial Nova" w:eastAsia="Arial Nova" w:cs="Arial Nova"/>
          <w:sz w:val="22"/>
          <w:szCs w:val="22"/>
        </w:rPr>
      </w:pPr>
    </w:p>
    <w:p w:rsidRPr="00916B26" w:rsidR="00CC36F6" w:rsidRDefault="007E5DB8" w14:paraId="5C3E442E" w14:textId="77777777">
      <w:pPr>
        <w:pBdr>
          <w:top w:val="nil"/>
          <w:left w:val="nil"/>
          <w:bottom w:val="nil"/>
          <w:right w:val="nil"/>
          <w:between w:val="nil"/>
        </w:pBdr>
        <w:rPr>
          <w:rFonts w:ascii="Arial Nova" w:hAnsi="Arial Nova" w:eastAsia="Arial Nova" w:cs="Arial Nova"/>
          <w:b/>
          <w:color w:val="0000FF"/>
          <w:sz w:val="22"/>
          <w:szCs w:val="22"/>
        </w:rPr>
      </w:pPr>
      <w:bookmarkStart w:name="_3znysh7" w:colFirst="0" w:colLast="0" w:id="391"/>
      <w:bookmarkEnd w:id="391"/>
      <w:r w:rsidRPr="00916B26">
        <w:rPr>
          <w:rFonts w:ascii="Arial Nova" w:hAnsi="Arial Nova" w:eastAsia="Arial Nova" w:cs="Arial Nova"/>
          <w:b/>
          <w:color w:val="0000FF"/>
          <w:sz w:val="22"/>
          <w:szCs w:val="22"/>
        </w:rPr>
        <w:t>[</w:t>
      </w:r>
      <w:r w:rsidRPr="00916B26">
        <w:rPr>
          <w:rFonts w:ascii="Arial Nova" w:hAnsi="Arial Nova" w:eastAsia="Arial Nova" w:cs="Arial Nova"/>
          <w:b/>
          <w:color w:val="0000FF"/>
        </w:rPr>
        <w:t>Additional Material</w:t>
      </w:r>
      <w:r w:rsidRPr="00916B26">
        <w:rPr>
          <w:rFonts w:ascii="Arial Nova" w:hAnsi="Arial Nova" w:eastAsia="Arial Nova" w:cs="Arial Nova"/>
          <w:b/>
          <w:color w:val="0000FF"/>
          <w:sz w:val="22"/>
          <w:szCs w:val="22"/>
        </w:rPr>
        <w:t>]</w:t>
      </w:r>
    </w:p>
    <w:p w:rsidRPr="002B5152" w:rsidR="002B5152" w:rsidP="002B5152" w:rsidRDefault="002B5152" w14:paraId="5BCA8FD8" w14:textId="77777777">
      <w:pPr>
        <w:pStyle w:val="ListParagraph"/>
        <w:numPr>
          <w:ilvl w:val="0"/>
          <w:numId w:val="29"/>
        </w:numPr>
        <w:tabs>
          <w:tab w:val="left" w:pos="851"/>
        </w:tabs>
        <w:rPr>
          <w:rFonts w:ascii="Arial Nova" w:hAnsi="Arial Nova" w:eastAsia="Arial Nova" w:cs="Arial Nova"/>
          <w:sz w:val="22"/>
          <w:szCs w:val="22"/>
        </w:rPr>
      </w:pPr>
      <w:r w:rsidRPr="002B5152">
        <w:rPr>
          <w:rFonts w:ascii="Arial Nova" w:hAnsi="Arial Nova" w:eastAsia="Arial Nova" w:cs="Arial Nova"/>
          <w:sz w:val="22"/>
          <w:szCs w:val="22"/>
        </w:rPr>
        <w:t>Bandos AI, Rockette HE. Use of likelihood ratios for comparisons of binary diagnostic tests: Underlying ROC curves. Med. Phys. 37 (11):5821-5830.</w:t>
      </w:r>
    </w:p>
    <w:p w:rsidRPr="002B5152" w:rsidR="002B5152" w:rsidP="002B5152" w:rsidRDefault="002B5152" w14:paraId="04FD4A55" w14:textId="77777777">
      <w:pPr>
        <w:pStyle w:val="ListParagraph"/>
        <w:numPr>
          <w:ilvl w:val="0"/>
          <w:numId w:val="29"/>
        </w:numPr>
        <w:tabs>
          <w:tab w:val="left" w:pos="851"/>
        </w:tabs>
        <w:rPr>
          <w:rFonts w:ascii="Arial Nova" w:hAnsi="Arial Nova" w:eastAsia="Arial Nova" w:cs="Arial Nova"/>
          <w:sz w:val="22"/>
          <w:szCs w:val="22"/>
        </w:rPr>
      </w:pPr>
      <w:proofErr w:type="spellStart"/>
      <w:r w:rsidRPr="002B5152">
        <w:rPr>
          <w:rFonts w:ascii="Arial Nova" w:hAnsi="Arial Nova" w:eastAsia="Arial Nova" w:cs="Arial Nova"/>
          <w:sz w:val="22"/>
          <w:szCs w:val="22"/>
        </w:rPr>
        <w:t>Dobrow</w:t>
      </w:r>
      <w:proofErr w:type="spellEnd"/>
      <w:r w:rsidRPr="002B5152">
        <w:rPr>
          <w:rFonts w:ascii="Arial Nova" w:hAnsi="Arial Nova" w:eastAsia="Arial Nova" w:cs="Arial Nova"/>
          <w:sz w:val="22"/>
          <w:szCs w:val="22"/>
        </w:rPr>
        <w:t xml:space="preserve">, Mark J., Victoria </w:t>
      </w:r>
      <w:proofErr w:type="spellStart"/>
      <w:r w:rsidRPr="002B5152">
        <w:rPr>
          <w:rFonts w:ascii="Arial Nova" w:hAnsi="Arial Nova" w:eastAsia="Arial Nova" w:cs="Arial Nova"/>
          <w:sz w:val="22"/>
          <w:szCs w:val="22"/>
        </w:rPr>
        <w:t>Hagens</w:t>
      </w:r>
      <w:proofErr w:type="spellEnd"/>
      <w:r w:rsidRPr="002B5152">
        <w:rPr>
          <w:rFonts w:ascii="Arial Nova" w:hAnsi="Arial Nova" w:eastAsia="Arial Nova" w:cs="Arial Nova"/>
          <w:sz w:val="22"/>
          <w:szCs w:val="22"/>
        </w:rPr>
        <w:t xml:space="preserve">, Roger Chafe, Terrence Sullivan, and Linda </w:t>
      </w:r>
      <w:proofErr w:type="spellStart"/>
      <w:r w:rsidRPr="002B5152">
        <w:rPr>
          <w:rFonts w:ascii="Arial Nova" w:hAnsi="Arial Nova" w:eastAsia="Arial Nova" w:cs="Arial Nova"/>
          <w:sz w:val="22"/>
          <w:szCs w:val="22"/>
        </w:rPr>
        <w:t>Rabeneck</w:t>
      </w:r>
      <w:proofErr w:type="spellEnd"/>
      <w:r w:rsidRPr="002B5152">
        <w:rPr>
          <w:rFonts w:ascii="Arial Nova" w:hAnsi="Arial Nova" w:eastAsia="Arial Nova" w:cs="Arial Nova"/>
          <w:sz w:val="22"/>
          <w:szCs w:val="22"/>
        </w:rPr>
        <w:t>. Consolidated Principles for Screening Based on a Systematic Review and Consensus Process. CMAJ 190, no. 14 (9 April 2018): E422–29. https://doi.org/10.1503/cmaj.171154.</w:t>
      </w:r>
    </w:p>
    <w:p w:rsidRPr="002B5152" w:rsidR="002B5152" w:rsidP="002B5152" w:rsidRDefault="002B5152" w14:paraId="041951D6" w14:textId="77777777">
      <w:pPr>
        <w:pStyle w:val="ListParagraph"/>
        <w:numPr>
          <w:ilvl w:val="0"/>
          <w:numId w:val="29"/>
        </w:numPr>
        <w:tabs>
          <w:tab w:val="left" w:pos="851"/>
        </w:tabs>
        <w:rPr>
          <w:rFonts w:ascii="Arial Nova" w:hAnsi="Arial Nova" w:eastAsia="Arial Nova" w:cs="Arial Nova"/>
          <w:sz w:val="22"/>
          <w:szCs w:val="22"/>
        </w:rPr>
      </w:pPr>
      <w:proofErr w:type="spellStart"/>
      <w:r w:rsidRPr="002B5152">
        <w:rPr>
          <w:rFonts w:ascii="Arial Nova" w:hAnsi="Arial Nova" w:eastAsia="Arial Nova" w:cs="Arial Nova"/>
          <w:sz w:val="22"/>
          <w:szCs w:val="22"/>
        </w:rPr>
        <w:t>Hofvind</w:t>
      </w:r>
      <w:proofErr w:type="spellEnd"/>
      <w:r w:rsidRPr="002B5152">
        <w:rPr>
          <w:rFonts w:ascii="Arial Nova" w:hAnsi="Arial Nova" w:eastAsia="Arial Nova" w:cs="Arial Nova"/>
          <w:sz w:val="22"/>
          <w:szCs w:val="22"/>
        </w:rPr>
        <w:t xml:space="preserve"> S, </w:t>
      </w:r>
      <w:proofErr w:type="spellStart"/>
      <w:r w:rsidRPr="002B5152">
        <w:rPr>
          <w:rFonts w:ascii="Arial Nova" w:hAnsi="Arial Nova" w:eastAsia="Arial Nova" w:cs="Arial Nova"/>
          <w:sz w:val="22"/>
          <w:szCs w:val="22"/>
        </w:rPr>
        <w:t>ponti</w:t>
      </w:r>
      <w:proofErr w:type="spellEnd"/>
      <w:r w:rsidRPr="002B5152">
        <w:rPr>
          <w:rFonts w:ascii="Arial Nova" w:hAnsi="Arial Nova" w:eastAsia="Arial Nova" w:cs="Arial Nova"/>
          <w:sz w:val="22"/>
          <w:szCs w:val="22"/>
        </w:rPr>
        <w:t xml:space="preserve"> A, </w:t>
      </w:r>
      <w:proofErr w:type="spellStart"/>
      <w:r w:rsidRPr="002B5152">
        <w:rPr>
          <w:rFonts w:ascii="Arial Nova" w:hAnsi="Arial Nova" w:eastAsia="Arial Nova" w:cs="Arial Nova"/>
          <w:sz w:val="22"/>
          <w:szCs w:val="22"/>
        </w:rPr>
        <w:t>Patnick</w:t>
      </w:r>
      <w:proofErr w:type="spellEnd"/>
      <w:r w:rsidRPr="002B5152">
        <w:rPr>
          <w:rFonts w:ascii="Arial Nova" w:hAnsi="Arial Nova" w:eastAsia="Arial Nova" w:cs="Arial Nova"/>
          <w:sz w:val="22"/>
          <w:szCs w:val="22"/>
        </w:rPr>
        <w:t xml:space="preserve"> J, et al. False-positive results in mammographic screening for breast cancer in Europe: a literature review and survey of service screening </w:t>
      </w:r>
      <w:proofErr w:type="spellStart"/>
      <w:proofErr w:type="gramStart"/>
      <w:r w:rsidRPr="002B5152">
        <w:rPr>
          <w:rFonts w:ascii="Arial Nova" w:hAnsi="Arial Nova" w:eastAsia="Arial Nova" w:cs="Arial Nova"/>
          <w:sz w:val="22"/>
          <w:szCs w:val="22"/>
        </w:rPr>
        <w:t>programmes.J</w:t>
      </w:r>
      <w:proofErr w:type="spellEnd"/>
      <w:proofErr w:type="gramEnd"/>
      <w:r w:rsidRPr="002B5152">
        <w:rPr>
          <w:rFonts w:ascii="Arial Nova" w:hAnsi="Arial Nova" w:eastAsia="Arial Nova" w:cs="Arial Nova"/>
          <w:sz w:val="22"/>
          <w:szCs w:val="22"/>
        </w:rPr>
        <w:t xml:space="preserve"> Med Screen. 2012;19 </w:t>
      </w:r>
      <w:proofErr w:type="spellStart"/>
      <w:r w:rsidRPr="002B5152">
        <w:rPr>
          <w:rFonts w:ascii="Arial Nova" w:hAnsi="Arial Nova" w:eastAsia="Arial Nova" w:cs="Arial Nova"/>
          <w:sz w:val="22"/>
          <w:szCs w:val="22"/>
        </w:rPr>
        <w:t>Suppl</w:t>
      </w:r>
      <w:proofErr w:type="spellEnd"/>
      <w:r w:rsidRPr="002B5152">
        <w:rPr>
          <w:rFonts w:ascii="Arial Nova" w:hAnsi="Arial Nova" w:eastAsia="Arial Nova" w:cs="Arial Nova"/>
          <w:sz w:val="22"/>
          <w:szCs w:val="22"/>
        </w:rPr>
        <w:t xml:space="preserve"> 1:57-66.</w:t>
      </w:r>
    </w:p>
    <w:p w:rsidRPr="002B5152" w:rsidR="002B5152" w:rsidP="002B5152" w:rsidRDefault="002B5152" w14:paraId="5A651FA2" w14:textId="77777777">
      <w:pPr>
        <w:pStyle w:val="ListParagraph"/>
        <w:numPr>
          <w:ilvl w:val="0"/>
          <w:numId w:val="29"/>
        </w:numPr>
        <w:tabs>
          <w:tab w:val="left" w:pos="851"/>
        </w:tabs>
        <w:rPr>
          <w:rFonts w:ascii="Arial Nova" w:hAnsi="Arial Nova" w:eastAsia="Arial Nova" w:cs="Arial Nova"/>
          <w:sz w:val="22"/>
          <w:szCs w:val="22"/>
        </w:rPr>
      </w:pPr>
      <w:r w:rsidRPr="002B5152">
        <w:rPr>
          <w:rFonts w:ascii="Arial Nova" w:hAnsi="Arial Nova" w:eastAsia="Arial Nova" w:cs="Arial Nova"/>
          <w:sz w:val="22"/>
          <w:szCs w:val="22"/>
        </w:rPr>
        <w:t xml:space="preserve">Public Health England. Criteria for appraising the viability, </w:t>
      </w:r>
      <w:proofErr w:type="gramStart"/>
      <w:r w:rsidRPr="002B5152">
        <w:rPr>
          <w:rFonts w:ascii="Arial Nova" w:hAnsi="Arial Nova" w:eastAsia="Arial Nova" w:cs="Arial Nova"/>
          <w:sz w:val="22"/>
          <w:szCs w:val="22"/>
        </w:rPr>
        <w:t>effectiveness</w:t>
      </w:r>
      <w:proofErr w:type="gramEnd"/>
      <w:r w:rsidRPr="002B5152">
        <w:rPr>
          <w:rFonts w:ascii="Arial Nova" w:hAnsi="Arial Nova" w:eastAsia="Arial Nova" w:cs="Arial Nova"/>
          <w:sz w:val="22"/>
          <w:szCs w:val="22"/>
        </w:rPr>
        <w:t xml:space="preserve"> and appropriateness of a screening programme. Accessible at: https://www.gov.uk/government/publications/evidence-review-criteria-national-screening-programmes/criteria-for-appraising-the-viability-effectiveness-and-appropriateness-of-a-screening-programme. Last access: 20/11/2020</w:t>
      </w:r>
    </w:p>
    <w:p w:rsidRPr="002B5152" w:rsidR="002B5152" w:rsidP="002B5152" w:rsidRDefault="002B5152" w14:paraId="747B8016" w14:textId="77777777">
      <w:pPr>
        <w:pStyle w:val="ListParagraph"/>
        <w:numPr>
          <w:ilvl w:val="0"/>
          <w:numId w:val="29"/>
        </w:numPr>
        <w:tabs>
          <w:tab w:val="left" w:pos="851"/>
        </w:tabs>
        <w:rPr>
          <w:rFonts w:ascii="Arial Nova" w:hAnsi="Arial Nova" w:eastAsia="Arial Nova" w:cs="Arial Nova"/>
          <w:sz w:val="22"/>
          <w:szCs w:val="22"/>
        </w:rPr>
      </w:pPr>
      <w:r w:rsidRPr="002B5152">
        <w:rPr>
          <w:rFonts w:ascii="Arial Nova" w:hAnsi="Arial Nova" w:eastAsia="Arial Nova" w:cs="Arial Nova"/>
          <w:sz w:val="22"/>
          <w:szCs w:val="22"/>
        </w:rPr>
        <w:t xml:space="preserve">World Health Organization. WHO report on cancer: setting priorities, investing wisely and providing care for </w:t>
      </w:r>
      <w:proofErr w:type="gramStart"/>
      <w:r w:rsidRPr="002B5152">
        <w:rPr>
          <w:rFonts w:ascii="Arial Nova" w:hAnsi="Arial Nova" w:eastAsia="Arial Nova" w:cs="Arial Nova"/>
          <w:sz w:val="22"/>
          <w:szCs w:val="22"/>
        </w:rPr>
        <w:t>all.</w:t>
      </w:r>
      <w:proofErr w:type="gramEnd"/>
      <w:r w:rsidRPr="002B5152">
        <w:rPr>
          <w:rFonts w:ascii="Arial Nova" w:hAnsi="Arial Nova" w:eastAsia="Arial Nova" w:cs="Arial Nova"/>
          <w:sz w:val="22"/>
          <w:szCs w:val="22"/>
        </w:rPr>
        <w:t xml:space="preserve"> Geneva, Switzerland: World Health Organization; 2020.</w:t>
      </w:r>
    </w:p>
    <w:p w:rsidRPr="002B5152" w:rsidR="00CC36F6" w:rsidP="002B5152" w:rsidRDefault="002B5152" w14:paraId="40EDBDF5" w14:textId="77777777">
      <w:pPr>
        <w:pStyle w:val="ListParagraph"/>
        <w:numPr>
          <w:ilvl w:val="0"/>
          <w:numId w:val="29"/>
        </w:numPr>
        <w:tabs>
          <w:tab w:val="left" w:pos="851"/>
        </w:tabs>
        <w:rPr>
          <w:rFonts w:ascii="Arial Nova" w:hAnsi="Arial Nova" w:eastAsia="Arial Nova" w:cs="Arial Nova"/>
          <w:sz w:val="22"/>
          <w:szCs w:val="22"/>
        </w:rPr>
      </w:pPr>
      <w:r w:rsidRPr="002B5152">
        <w:rPr>
          <w:rFonts w:ascii="Arial Nova" w:hAnsi="Arial Nova" w:eastAsia="Arial Nova" w:cs="Arial Nova"/>
          <w:sz w:val="22"/>
          <w:szCs w:val="22"/>
        </w:rPr>
        <w:t>World Health Organization. Comprehensive cervical cancer control: a guide to essential practice (2nd edition). Geneva: WHO editions., 2014</w:t>
      </w:r>
    </w:p>
    <w:sectPr w:rsidRPr="002B5152" w:rsidR="00CC36F6">
      <w:headerReference w:type="even" r:id="rId21"/>
      <w:headerReference w:type="default" r:id="rId22"/>
      <w:footerReference w:type="default" r:id="rId23"/>
      <w:pgSz w:w="11906" w:h="16838" w:orient="portrait"/>
      <w:pgMar w:top="1276" w:right="1134" w:bottom="1134" w:left="1418" w:header="397" w:footer="0"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dSS" w:author="de Sanjose, Silvia" w:date="2020-12-17T15:26:00Z" w:id="3">
    <w:p w:rsidR="004B6114" w:rsidRDefault="004B6114" w14:paraId="59294EF2" w14:textId="7CA07340">
      <w:pPr>
        <w:pStyle w:val="CommentText"/>
      </w:pPr>
      <w:r>
        <w:rPr>
          <w:rStyle w:val="CommentReference"/>
        </w:rPr>
        <w:annotationRef/>
      </w:r>
      <w:r>
        <w:t>?</w:t>
      </w:r>
    </w:p>
  </w:comment>
  <w:comment w:initials="CRH" w:author="Claudia Robles Hellin" w:date="2020-11-26T07:12:00Z" w:id="6">
    <w:p w:rsidR="004B6114" w:rsidRDefault="004B6114" w14:paraId="6561E27B" w14:textId="59CF00CC">
      <w:pPr>
        <w:pStyle w:val="CommentText"/>
      </w:pPr>
      <w:r>
        <w:rPr>
          <w:rStyle w:val="CommentReference"/>
        </w:rPr>
        <w:annotationRef/>
      </w:r>
      <w:r>
        <w:t xml:space="preserve">These are objectives. Introduction is supposed to be about why the course is important (For example: Cancer is a leading cause of death in many </w:t>
      </w:r>
      <w:proofErr w:type="gramStart"/>
      <w:r>
        <w:t>countries</w:t>
      </w:r>
      <w:proofErr w:type="gramEnd"/>
      <w:r>
        <w:t xml:space="preserve"> yet it can be prevented….)</w:t>
      </w:r>
    </w:p>
  </w:comment>
  <w:comment w:initials="CRH" w:author="Claudia Robles Hellin" w:date="2020-11-27T15:17:00Z" w:id="7">
    <w:p w:rsidRPr="00EC3D58" w:rsidR="004B6114" w:rsidP="00EC3D58" w:rsidRDefault="004B6114" w14:paraId="61234950" w14:textId="77777777">
      <w:pPr>
        <w:pStyle w:val="CommentText"/>
      </w:pPr>
      <w:r>
        <w:rPr>
          <w:rStyle w:val="CommentReference"/>
        </w:rPr>
        <w:annotationRef/>
      </w:r>
      <w:proofErr w:type="spellStart"/>
      <w:r>
        <w:t>Exemple</w:t>
      </w:r>
      <w:proofErr w:type="spellEnd"/>
      <w:r>
        <w:t xml:space="preserve"> de intro - </w:t>
      </w:r>
      <w:r w:rsidRPr="00EC3D58">
        <w:t xml:space="preserve">More than 10 years have elapsed since HPV vaccination was implemented. As of June 2020, 107 countries have introduced HPV vaccines in their national immunisation programmes. The population-level impact of HPV vaccination has been widely demonstrated concerning the incidence and prevalence of HPV infections, anogenital warts, HPV-related precancerous lesions and cancers, as well as, with reference </w:t>
      </w:r>
      <w:proofErr w:type="gramStart"/>
      <w:r w:rsidRPr="00EC3D58">
        <w:t>of</w:t>
      </w:r>
      <w:proofErr w:type="gramEnd"/>
      <w:r w:rsidRPr="00EC3D58">
        <w:t xml:space="preserve"> the herd immunity, cross-protection and type replacement.</w:t>
      </w:r>
    </w:p>
    <w:p w:rsidRPr="00EC3D58" w:rsidR="004B6114" w:rsidP="00EC3D58" w:rsidRDefault="004B6114" w14:paraId="21C060D9" w14:textId="77777777">
      <w:pPr>
        <w:pStyle w:val="CommentText"/>
      </w:pPr>
      <w:r w:rsidRPr="00EC3D58">
        <w:t> </w:t>
      </w:r>
    </w:p>
    <w:p w:rsidRPr="00EC3D58" w:rsidR="004B6114" w:rsidP="00EC3D58" w:rsidRDefault="004B6114" w14:paraId="6C50360D" w14:textId="77777777">
      <w:pPr>
        <w:pStyle w:val="CommentText"/>
      </w:pPr>
      <w:r w:rsidRPr="00EC3D58">
        <w:t>Understanding the impact of the HPV vaccine is essential for decision makers, not only to examine whether to introduce or modify HPV vaccination programmes, but also to evaluate the cervical cancer screening programmes already implemented. The first cohorts of women who have been already vaccinated against HPV are now entering screening age or have completed one round of screening. The observed impact of the HPV vaccine in cervical cancer burden points out that cervical cancer control programmes will need to be re-evaluated to find the most cost-effective strategies.</w:t>
      </w:r>
    </w:p>
    <w:p w:rsidRPr="00EC3D58" w:rsidR="004B6114" w:rsidP="00EC3D58" w:rsidRDefault="004B6114" w14:paraId="5C368D07" w14:textId="77777777">
      <w:pPr>
        <w:pStyle w:val="CommentText"/>
      </w:pPr>
      <w:r w:rsidRPr="00EC3D58">
        <w:t> </w:t>
      </w:r>
    </w:p>
    <w:p w:rsidRPr="00EC3D58" w:rsidR="004B6114" w:rsidP="00EC3D58" w:rsidRDefault="004B6114" w14:paraId="33CD2C92" w14:textId="77777777">
      <w:pPr>
        <w:pStyle w:val="CommentText"/>
      </w:pPr>
      <w:r w:rsidRPr="00EC3D58">
        <w:t>This module reviews the impact of HPV vaccination on cervical cancer epidemiology, and consequently, on cervical cancer screening performance.</w:t>
      </w:r>
    </w:p>
    <w:p w:rsidR="004B6114" w:rsidRDefault="004B6114" w14:paraId="6B53F3F2" w14:textId="6133AD83">
      <w:pPr>
        <w:pStyle w:val="CommentText"/>
      </w:pPr>
    </w:p>
  </w:comment>
  <w:comment w:initials="dSS" w:author="de Sanjose, Silvia" w:date="2020-12-17T18:58:00Z" w:id="8">
    <w:p w:rsidRPr="00996CA0" w:rsidR="00996CA0" w:rsidRDefault="00996CA0" w14:paraId="0553215A" w14:textId="3AD9B9BA">
      <w:pPr>
        <w:pStyle w:val="CommentText"/>
        <w:rPr>
          <w:lang w:val="es-ES_tradnl"/>
        </w:rPr>
      </w:pPr>
      <w:r>
        <w:rPr>
          <w:rStyle w:val="CommentReference"/>
        </w:rPr>
        <w:annotationRef/>
      </w:r>
      <w:proofErr w:type="spellStart"/>
      <w:r w:rsidRPr="00996CA0">
        <w:rPr>
          <w:lang w:val="es-ES_tradnl"/>
        </w:rPr>
        <w:t>Crec</w:t>
      </w:r>
      <w:proofErr w:type="spellEnd"/>
      <w:r w:rsidRPr="00996CA0">
        <w:rPr>
          <w:lang w:val="es-ES_tradnl"/>
        </w:rPr>
        <w:t xml:space="preserve"> que </w:t>
      </w:r>
      <w:proofErr w:type="spellStart"/>
      <w:r w:rsidRPr="00996CA0">
        <w:rPr>
          <w:lang w:val="es-ES_tradnl"/>
        </w:rPr>
        <w:t>aquest</w:t>
      </w:r>
      <w:proofErr w:type="spellEnd"/>
      <w:r w:rsidRPr="00996CA0">
        <w:rPr>
          <w:lang w:val="es-ES_tradnl"/>
        </w:rPr>
        <w:t xml:space="preserve"> tema n</w:t>
      </w:r>
      <w:r>
        <w:rPr>
          <w:lang w:val="es-ES_tradnl"/>
        </w:rPr>
        <w:t xml:space="preserve">o es </w:t>
      </w:r>
      <w:proofErr w:type="spellStart"/>
      <w:r>
        <w:rPr>
          <w:lang w:val="es-ES_tradnl"/>
        </w:rPr>
        <w:t>prou</w:t>
      </w:r>
      <w:proofErr w:type="spellEnd"/>
      <w:r>
        <w:rPr>
          <w:lang w:val="es-ES_tradnl"/>
        </w:rPr>
        <w:t xml:space="preserve"> </w:t>
      </w:r>
      <w:proofErr w:type="spellStart"/>
      <w:r>
        <w:rPr>
          <w:lang w:val="es-ES_tradnl"/>
        </w:rPr>
        <w:t>relevant</w:t>
      </w:r>
      <w:proofErr w:type="spellEnd"/>
      <w:r>
        <w:rPr>
          <w:lang w:val="es-ES_tradnl"/>
        </w:rPr>
        <w:t xml:space="preserve"> en el </w:t>
      </w:r>
      <w:proofErr w:type="spellStart"/>
      <w:r>
        <w:rPr>
          <w:lang w:val="es-ES_tradnl"/>
        </w:rPr>
        <w:t>capitol</w:t>
      </w:r>
      <w:proofErr w:type="spellEnd"/>
      <w:r>
        <w:rPr>
          <w:lang w:val="es-ES_tradnl"/>
        </w:rPr>
        <w:t xml:space="preserve">. Jo </w:t>
      </w:r>
      <w:proofErr w:type="spellStart"/>
      <w:r>
        <w:rPr>
          <w:lang w:val="es-ES_tradnl"/>
        </w:rPr>
        <w:t>ho</w:t>
      </w:r>
      <w:proofErr w:type="spellEnd"/>
      <w:r>
        <w:rPr>
          <w:lang w:val="es-ES_tradnl"/>
        </w:rPr>
        <w:t xml:space="preserve"> posaría el </w:t>
      </w:r>
      <w:proofErr w:type="spellStart"/>
      <w:r>
        <w:rPr>
          <w:lang w:val="es-ES_tradnl"/>
        </w:rPr>
        <w:t>codi</w:t>
      </w:r>
      <w:proofErr w:type="spellEnd"/>
      <w:r>
        <w:rPr>
          <w:lang w:val="es-ES_tradnl"/>
        </w:rPr>
        <w:t xml:space="preserve"> </w:t>
      </w:r>
      <w:proofErr w:type="spellStart"/>
      <w:r>
        <w:rPr>
          <w:lang w:val="es-ES_tradnl"/>
        </w:rPr>
        <w:t>europeu</w:t>
      </w:r>
      <w:proofErr w:type="spellEnd"/>
      <w:r>
        <w:rPr>
          <w:lang w:val="es-ES_tradnl"/>
        </w:rPr>
        <w:t xml:space="preserve"> contra el </w:t>
      </w:r>
      <w:proofErr w:type="spellStart"/>
      <w:proofErr w:type="gramStart"/>
      <w:r>
        <w:rPr>
          <w:lang w:val="es-ES_tradnl"/>
        </w:rPr>
        <w:t>cancer</w:t>
      </w:r>
      <w:proofErr w:type="spellEnd"/>
      <w:r>
        <w:rPr>
          <w:lang w:val="es-ES_tradnl"/>
        </w:rPr>
        <w:t xml:space="preserve">  al</w:t>
      </w:r>
      <w:proofErr w:type="gramEnd"/>
      <w:r>
        <w:rPr>
          <w:lang w:val="es-ES_tradnl"/>
        </w:rPr>
        <w:t xml:space="preserve"> final </w:t>
      </w:r>
      <w:proofErr w:type="spellStart"/>
      <w:r>
        <w:rPr>
          <w:lang w:val="es-ES_tradnl"/>
        </w:rPr>
        <w:t>com</w:t>
      </w:r>
      <w:proofErr w:type="spellEnd"/>
      <w:r>
        <w:rPr>
          <w:lang w:val="es-ES_tradnl"/>
        </w:rPr>
        <w:t xml:space="preserve"> un </w:t>
      </w:r>
      <w:proofErr w:type="spellStart"/>
      <w:r>
        <w:rPr>
          <w:lang w:val="es-ES_tradnl"/>
        </w:rPr>
        <w:t>exemple</w:t>
      </w:r>
      <w:proofErr w:type="spellEnd"/>
      <w:r>
        <w:rPr>
          <w:lang w:val="es-ES_tradnl"/>
        </w:rPr>
        <w:t xml:space="preserve">. El </w:t>
      </w:r>
      <w:proofErr w:type="spellStart"/>
      <w:r>
        <w:rPr>
          <w:lang w:val="es-ES_tradnl"/>
        </w:rPr>
        <w:t>capitol</w:t>
      </w:r>
      <w:proofErr w:type="spellEnd"/>
      <w:r>
        <w:rPr>
          <w:lang w:val="es-ES_tradnl"/>
        </w:rPr>
        <w:t xml:space="preserve"> </w:t>
      </w:r>
      <w:proofErr w:type="spellStart"/>
      <w:r>
        <w:rPr>
          <w:lang w:val="es-ES_tradnl"/>
        </w:rPr>
        <w:t>s’hauria</w:t>
      </w:r>
      <w:proofErr w:type="spellEnd"/>
      <w:r>
        <w:rPr>
          <w:lang w:val="es-ES_tradnl"/>
        </w:rPr>
        <w:t xml:space="preserve"> de centra en el </w:t>
      </w:r>
      <w:proofErr w:type="spellStart"/>
      <w:r>
        <w:rPr>
          <w:lang w:val="es-ES_tradnl"/>
        </w:rPr>
        <w:t>cribtage</w:t>
      </w:r>
      <w:proofErr w:type="spellEnd"/>
      <w:r>
        <w:rPr>
          <w:lang w:val="es-ES_tradnl"/>
        </w:rPr>
        <w:t xml:space="preserve"> de </w:t>
      </w:r>
      <w:proofErr w:type="spellStart"/>
      <w:r>
        <w:rPr>
          <w:lang w:val="es-ES_tradnl"/>
        </w:rPr>
        <w:t>cancer</w:t>
      </w:r>
      <w:proofErr w:type="spellEnd"/>
      <w:r>
        <w:rPr>
          <w:lang w:val="es-ES_tradnl"/>
        </w:rPr>
        <w:t xml:space="preserve"> de </w:t>
      </w:r>
      <w:proofErr w:type="spellStart"/>
      <w:r>
        <w:rPr>
          <w:lang w:val="es-ES_tradnl"/>
        </w:rPr>
        <w:t>coll</w:t>
      </w:r>
      <w:proofErr w:type="spellEnd"/>
      <w:r>
        <w:rPr>
          <w:lang w:val="es-ES_tradnl"/>
        </w:rPr>
        <w:t xml:space="preserve"> </w:t>
      </w:r>
      <w:proofErr w:type="spellStart"/>
      <w:r>
        <w:rPr>
          <w:lang w:val="es-ES_tradnl"/>
        </w:rPr>
        <w:t>uteri</w:t>
      </w:r>
      <w:proofErr w:type="spellEnd"/>
      <w:r>
        <w:rPr>
          <w:lang w:val="es-ES_tradnl"/>
        </w:rPr>
        <w:t xml:space="preserve"> i la </w:t>
      </w:r>
      <w:proofErr w:type="spellStart"/>
      <w:r>
        <w:rPr>
          <w:lang w:val="es-ES_tradnl"/>
        </w:rPr>
        <w:t>seves</w:t>
      </w:r>
      <w:proofErr w:type="spellEnd"/>
      <w:r>
        <w:rPr>
          <w:lang w:val="es-ES_tradnl"/>
        </w:rPr>
        <w:t xml:space="preserve"> </w:t>
      </w:r>
      <w:proofErr w:type="spellStart"/>
      <w:r>
        <w:rPr>
          <w:lang w:val="es-ES_tradnl"/>
        </w:rPr>
        <w:t>caracteristiques</w:t>
      </w:r>
      <w:proofErr w:type="spellEnd"/>
      <w:r>
        <w:rPr>
          <w:lang w:val="es-ES_tradnl"/>
        </w:rPr>
        <w:t xml:space="preserve"> </w:t>
      </w:r>
      <w:proofErr w:type="spellStart"/>
      <w:r>
        <w:rPr>
          <w:lang w:val="es-ES_tradnl"/>
        </w:rPr>
        <w:t>esencials</w:t>
      </w:r>
      <w:proofErr w:type="spellEnd"/>
    </w:p>
  </w:comment>
  <w:comment w:initials="dSS" w:author="de Sanjose, Silvia" w:date="2020-12-17T19:00:00Z" w:id="9">
    <w:p w:rsidRPr="00996CA0" w:rsidR="00996CA0" w:rsidRDefault="00996CA0" w14:paraId="4DB6DE99" w14:textId="4E646F00">
      <w:pPr>
        <w:pStyle w:val="CommentText"/>
        <w:rPr>
          <w:lang w:val="es-ES_tradnl"/>
        </w:rPr>
      </w:pPr>
      <w:r>
        <w:rPr>
          <w:rStyle w:val="CommentReference"/>
        </w:rPr>
        <w:annotationRef/>
      </w:r>
      <w:r w:rsidRPr="00996CA0">
        <w:rPr>
          <w:lang w:val="es-ES_tradnl"/>
        </w:rPr>
        <w:t xml:space="preserve">Jo no </w:t>
      </w:r>
      <w:proofErr w:type="spellStart"/>
      <w:r w:rsidRPr="00996CA0">
        <w:rPr>
          <w:lang w:val="es-ES_tradnl"/>
        </w:rPr>
        <w:t>ho</w:t>
      </w:r>
      <w:proofErr w:type="spellEnd"/>
      <w:r w:rsidRPr="00996CA0">
        <w:rPr>
          <w:lang w:val="es-ES_tradnl"/>
        </w:rPr>
        <w:t xml:space="preserve"> </w:t>
      </w:r>
      <w:proofErr w:type="spellStart"/>
      <w:r w:rsidRPr="00996CA0">
        <w:rPr>
          <w:lang w:val="es-ES_tradnl"/>
        </w:rPr>
        <w:t>posaria</w:t>
      </w:r>
      <w:proofErr w:type="spellEnd"/>
      <w:r>
        <w:rPr>
          <w:lang w:val="es-ES_tradnl"/>
        </w:rPr>
        <w:t xml:space="preserve"> en </w:t>
      </w:r>
      <w:proofErr w:type="spellStart"/>
      <w:r>
        <w:rPr>
          <w:lang w:val="es-ES_tradnl"/>
        </w:rPr>
        <w:t>quest</w:t>
      </w:r>
      <w:proofErr w:type="spellEnd"/>
      <w:r>
        <w:rPr>
          <w:lang w:val="es-ES_tradnl"/>
        </w:rPr>
        <w:t xml:space="preserve"> </w:t>
      </w:r>
      <w:proofErr w:type="spellStart"/>
      <w:r>
        <w:rPr>
          <w:lang w:val="es-ES_tradnl"/>
        </w:rPr>
        <w:t>apartat</w:t>
      </w:r>
      <w:proofErr w:type="spellEnd"/>
      <w:r>
        <w:rPr>
          <w:lang w:val="es-ES_tradnl"/>
        </w:rPr>
        <w:t xml:space="preserve"> a </w:t>
      </w:r>
      <w:proofErr w:type="spellStart"/>
      <w:r>
        <w:rPr>
          <w:lang w:val="es-ES_tradnl"/>
        </w:rPr>
        <w:t>menys</w:t>
      </w:r>
      <w:proofErr w:type="spellEnd"/>
      <w:r>
        <w:rPr>
          <w:lang w:val="es-ES_tradnl"/>
        </w:rPr>
        <w:t xml:space="preserve"> que </w:t>
      </w:r>
      <w:proofErr w:type="spellStart"/>
      <w:r>
        <w:rPr>
          <w:lang w:val="es-ES_tradnl"/>
        </w:rPr>
        <w:t>ho</w:t>
      </w:r>
      <w:proofErr w:type="spellEnd"/>
      <w:r>
        <w:rPr>
          <w:lang w:val="es-ES_tradnl"/>
        </w:rPr>
        <w:t xml:space="preserve"> </w:t>
      </w:r>
      <w:proofErr w:type="spellStart"/>
      <w:r>
        <w:rPr>
          <w:lang w:val="es-ES_tradnl"/>
        </w:rPr>
        <w:t>centrem</w:t>
      </w:r>
      <w:proofErr w:type="spellEnd"/>
      <w:r>
        <w:rPr>
          <w:lang w:val="es-ES_tradnl"/>
        </w:rPr>
        <w:t xml:space="preserve"> en </w:t>
      </w:r>
      <w:proofErr w:type="spellStart"/>
      <w:r>
        <w:rPr>
          <w:lang w:val="es-ES_tradnl"/>
        </w:rPr>
        <w:t>cancer</w:t>
      </w:r>
      <w:proofErr w:type="spellEnd"/>
      <w:r>
        <w:rPr>
          <w:lang w:val="es-ES_tradnl"/>
        </w:rPr>
        <w:t xml:space="preserve"> de </w:t>
      </w:r>
      <w:proofErr w:type="spellStart"/>
      <w:r>
        <w:rPr>
          <w:lang w:val="es-ES_tradnl"/>
        </w:rPr>
        <w:t>cervix</w:t>
      </w:r>
      <w:proofErr w:type="spellEnd"/>
    </w:p>
  </w:comment>
  <w:comment w:initials="RHC" w:author="Robles Hellin, Claudia" w:date="2020-12-18T10:32:00Z" w:id="10">
    <w:p w:rsidR="00141565" w:rsidP="00141565" w:rsidRDefault="00D1582F" w14:paraId="35F6590A" w14:textId="44CAC981">
      <w:pPr>
        <w:shd w:val="clear" w:color="auto" w:fill="FFFFFF"/>
        <w:rPr>
          <w:rFonts w:ascii="Arial" w:hAnsi="Arial" w:eastAsia="Times New Roman" w:cs="Arial"/>
          <w:color w:val="222222"/>
          <w:sz w:val="24"/>
          <w:szCs w:val="24"/>
          <w:lang w:val="ca-ES" w:eastAsia="en-GB"/>
        </w:rPr>
      </w:pPr>
      <w:r>
        <w:rPr>
          <w:rStyle w:val="CommentReference"/>
        </w:rPr>
        <w:annotationRef/>
      </w:r>
      <w:r w:rsidR="00C90C62">
        <w:rPr>
          <w:rFonts w:ascii="Arial" w:hAnsi="Arial" w:eastAsia="Times New Roman" w:cs="Arial"/>
          <w:color w:val="222222"/>
          <w:sz w:val="24"/>
          <w:szCs w:val="24"/>
          <w:lang w:val="ca-ES" w:eastAsia="en-GB"/>
        </w:rPr>
        <w:t xml:space="preserve">SILVIA - </w:t>
      </w:r>
      <w:r w:rsidRPr="00141565" w:rsidR="00141565">
        <w:rPr>
          <w:rFonts w:ascii="Arial" w:hAnsi="Arial" w:eastAsia="Times New Roman" w:cs="Arial"/>
          <w:color w:val="222222"/>
          <w:sz w:val="24"/>
          <w:szCs w:val="24"/>
          <w:lang w:val="ca-ES" w:eastAsia="en-GB"/>
        </w:rPr>
        <w:t xml:space="preserve">El contingut esta correcte però li falta ser mes docent. </w:t>
      </w:r>
    </w:p>
    <w:p w:rsidR="00141565" w:rsidP="00141565" w:rsidRDefault="00141565" w14:paraId="324AF08F" w14:textId="77777777">
      <w:pPr>
        <w:shd w:val="clear" w:color="auto" w:fill="FFFFFF"/>
        <w:rPr>
          <w:rFonts w:ascii="Arial" w:hAnsi="Arial" w:eastAsia="Times New Roman" w:cs="Arial"/>
          <w:color w:val="222222"/>
          <w:sz w:val="24"/>
          <w:szCs w:val="24"/>
          <w:lang w:val="ca-ES" w:eastAsia="en-GB"/>
        </w:rPr>
      </w:pPr>
    </w:p>
    <w:p w:rsidR="00141565" w:rsidP="00141565" w:rsidRDefault="00141565" w14:paraId="6949DEEE" w14:textId="77777777">
      <w:pPr>
        <w:shd w:val="clear" w:color="auto" w:fill="FFFFFF"/>
        <w:rPr>
          <w:rFonts w:ascii="Arial" w:hAnsi="Arial" w:eastAsia="Times New Roman" w:cs="Arial"/>
          <w:color w:val="222222"/>
          <w:sz w:val="24"/>
          <w:szCs w:val="24"/>
          <w:lang w:val="ca-ES" w:eastAsia="en-GB"/>
        </w:rPr>
      </w:pPr>
      <w:r w:rsidRPr="00141565">
        <w:rPr>
          <w:rFonts w:ascii="Arial" w:hAnsi="Arial" w:eastAsia="Times New Roman" w:cs="Arial"/>
          <w:color w:val="222222"/>
          <w:sz w:val="24"/>
          <w:szCs w:val="24"/>
          <w:lang w:val="ca-ES" w:eastAsia="en-GB"/>
        </w:rPr>
        <w:t xml:space="preserve">Jo entraria a saco amb el cribratge de càncer de cèrvix i no posaria exemples d’altres </w:t>
      </w:r>
      <w:proofErr w:type="spellStart"/>
      <w:r w:rsidRPr="00141565">
        <w:rPr>
          <w:rFonts w:ascii="Arial" w:hAnsi="Arial" w:eastAsia="Times New Roman" w:cs="Arial"/>
          <w:color w:val="222222"/>
          <w:sz w:val="24"/>
          <w:szCs w:val="24"/>
          <w:lang w:val="ca-ES" w:eastAsia="en-GB"/>
        </w:rPr>
        <w:t>cancers</w:t>
      </w:r>
      <w:proofErr w:type="spellEnd"/>
      <w:r w:rsidRPr="00141565">
        <w:rPr>
          <w:rFonts w:ascii="Arial" w:hAnsi="Arial" w:eastAsia="Times New Roman" w:cs="Arial"/>
          <w:color w:val="222222"/>
          <w:sz w:val="24"/>
          <w:szCs w:val="24"/>
          <w:lang w:val="ca-ES" w:eastAsia="en-GB"/>
        </w:rPr>
        <w:t xml:space="preserve"> perquè distreu molt. </w:t>
      </w:r>
    </w:p>
    <w:p w:rsidR="00167F75" w:rsidP="00141565" w:rsidRDefault="00167F75" w14:paraId="1F7F8B66" w14:textId="77777777">
      <w:pPr>
        <w:shd w:val="clear" w:color="auto" w:fill="FFFFFF"/>
        <w:tabs>
          <w:tab w:val="clear" w:pos="2053"/>
        </w:tabs>
        <w:spacing w:line="240" w:lineRule="auto"/>
        <w:rPr>
          <w:rFonts w:ascii="Arial" w:hAnsi="Arial" w:eastAsia="Times New Roman" w:cs="Arial"/>
          <w:color w:val="222222"/>
          <w:sz w:val="24"/>
          <w:szCs w:val="24"/>
          <w:lang w:val="ca-ES" w:eastAsia="en-GB"/>
        </w:rPr>
      </w:pPr>
    </w:p>
    <w:p w:rsidR="00141565" w:rsidP="00141565" w:rsidRDefault="00141565" w14:paraId="435E43D7" w14:textId="7B13954D">
      <w:pPr>
        <w:shd w:val="clear" w:color="auto" w:fill="FFFFFF"/>
        <w:tabs>
          <w:tab w:val="clear" w:pos="2053"/>
        </w:tabs>
        <w:spacing w:line="240" w:lineRule="auto"/>
        <w:rPr>
          <w:rFonts w:ascii="Arial" w:hAnsi="Arial" w:eastAsia="Times New Roman" w:cs="Arial"/>
          <w:color w:val="222222"/>
          <w:sz w:val="24"/>
          <w:szCs w:val="24"/>
          <w:lang w:val="ca-ES" w:eastAsia="en-GB"/>
        </w:rPr>
      </w:pPr>
      <w:r w:rsidRPr="00141565">
        <w:rPr>
          <w:rFonts w:ascii="Arial" w:hAnsi="Arial" w:eastAsia="Times New Roman" w:cs="Arial"/>
          <w:color w:val="222222"/>
          <w:sz w:val="24"/>
          <w:szCs w:val="24"/>
          <w:lang w:val="ca-ES" w:eastAsia="en-GB"/>
        </w:rPr>
        <w:t>Posaria molts mes exemples per motivar al estudiant. Demanar que calculin una taula dos per dos variant els valors . Comparant per exemple la sensibilitat de la citologia i la del VPH i com es modifiquen els indicadors si estem en una oficina de cribratge o en una de colposcòpia. Començar a pensar amb el que ens trobarem després.</w:t>
      </w:r>
    </w:p>
    <w:p w:rsidRPr="00141565" w:rsidR="00167F75" w:rsidP="00141565" w:rsidRDefault="00167F75" w14:paraId="3953B597" w14:textId="77777777">
      <w:pPr>
        <w:shd w:val="clear" w:color="auto" w:fill="FFFFFF"/>
        <w:tabs>
          <w:tab w:val="clear" w:pos="2053"/>
        </w:tabs>
        <w:spacing w:line="240" w:lineRule="auto"/>
        <w:rPr>
          <w:rFonts w:ascii="Arial" w:hAnsi="Arial" w:eastAsia="Times New Roman" w:cs="Arial"/>
          <w:color w:val="222222"/>
          <w:sz w:val="24"/>
          <w:szCs w:val="24"/>
          <w:lang w:val="es-ES" w:eastAsia="en-GB"/>
        </w:rPr>
      </w:pPr>
    </w:p>
    <w:p w:rsidRPr="00141565" w:rsidR="00141565" w:rsidP="00141565" w:rsidRDefault="00141565" w14:paraId="125D5CE2" w14:textId="77777777">
      <w:pPr>
        <w:shd w:val="clear" w:color="auto" w:fill="FFFFFF"/>
        <w:tabs>
          <w:tab w:val="clear" w:pos="2053"/>
        </w:tabs>
        <w:spacing w:line="240" w:lineRule="auto"/>
        <w:rPr>
          <w:rFonts w:ascii="Arial" w:hAnsi="Arial" w:eastAsia="Times New Roman" w:cs="Arial"/>
          <w:color w:val="222222"/>
          <w:sz w:val="24"/>
          <w:szCs w:val="24"/>
          <w:lang w:val="es-ES" w:eastAsia="en-GB"/>
        </w:rPr>
      </w:pPr>
      <w:r w:rsidRPr="00141565">
        <w:rPr>
          <w:rFonts w:ascii="Arial" w:hAnsi="Arial" w:eastAsia="Times New Roman" w:cs="Arial"/>
          <w:color w:val="222222"/>
          <w:sz w:val="24"/>
          <w:szCs w:val="24"/>
          <w:lang w:val="ca-ES" w:eastAsia="en-GB"/>
        </w:rPr>
        <w:t>Posar exemples de sensibilitat i especificitat i valors predictius I de com les decisions es poden modificar.</w:t>
      </w:r>
    </w:p>
    <w:p w:rsidRPr="00141565" w:rsidR="00141565" w:rsidP="00141565" w:rsidRDefault="00141565" w14:paraId="22C11269" w14:textId="77777777">
      <w:pPr>
        <w:shd w:val="clear" w:color="auto" w:fill="FFFFFF"/>
        <w:tabs>
          <w:tab w:val="clear" w:pos="2053"/>
        </w:tabs>
        <w:spacing w:line="240" w:lineRule="auto"/>
        <w:rPr>
          <w:rFonts w:ascii="Arial" w:hAnsi="Arial" w:eastAsia="Times New Roman" w:cs="Arial"/>
          <w:color w:val="222222"/>
          <w:sz w:val="24"/>
          <w:szCs w:val="24"/>
          <w:lang w:val="es-ES" w:eastAsia="en-GB"/>
        </w:rPr>
      </w:pPr>
      <w:r w:rsidRPr="00141565">
        <w:rPr>
          <w:rFonts w:ascii="Arial" w:hAnsi="Arial" w:eastAsia="Times New Roman" w:cs="Arial"/>
          <w:color w:val="222222"/>
          <w:sz w:val="24"/>
          <w:szCs w:val="24"/>
          <w:lang w:val="ca-ES" w:eastAsia="en-GB"/>
        </w:rPr>
        <w:t xml:space="preserve">Aquest capítol es fonamental per entendre el que ve després i les </w:t>
      </w:r>
      <w:proofErr w:type="spellStart"/>
      <w:r w:rsidRPr="00141565">
        <w:rPr>
          <w:rFonts w:ascii="Arial" w:hAnsi="Arial" w:eastAsia="Times New Roman" w:cs="Arial"/>
          <w:color w:val="222222"/>
          <w:sz w:val="24"/>
          <w:szCs w:val="24"/>
          <w:lang w:val="ca-ES" w:eastAsia="en-GB"/>
        </w:rPr>
        <w:t>decicions</w:t>
      </w:r>
      <w:proofErr w:type="spellEnd"/>
      <w:r w:rsidRPr="00141565">
        <w:rPr>
          <w:rFonts w:ascii="Arial" w:hAnsi="Arial" w:eastAsia="Times New Roman" w:cs="Arial"/>
          <w:color w:val="222222"/>
          <w:sz w:val="24"/>
          <w:szCs w:val="24"/>
          <w:lang w:val="ca-ES" w:eastAsia="en-GB"/>
        </w:rPr>
        <w:t xml:space="preserve"> que es prenen. Contenta de continuar treballant si es fa difícil per elles.</w:t>
      </w:r>
    </w:p>
    <w:p w:rsidRPr="00141565" w:rsidR="00141565" w:rsidP="00141565" w:rsidRDefault="00141565" w14:paraId="63EC047C" w14:textId="77777777">
      <w:pPr>
        <w:shd w:val="clear" w:color="auto" w:fill="FFFFFF"/>
        <w:tabs>
          <w:tab w:val="clear" w:pos="2053"/>
        </w:tabs>
        <w:spacing w:line="240" w:lineRule="auto"/>
        <w:rPr>
          <w:rFonts w:ascii="Arial" w:hAnsi="Arial" w:eastAsia="Times New Roman" w:cs="Arial"/>
          <w:color w:val="222222"/>
          <w:sz w:val="24"/>
          <w:szCs w:val="24"/>
          <w:lang w:val="es-ES" w:eastAsia="en-GB"/>
        </w:rPr>
      </w:pPr>
      <w:r w:rsidRPr="00141565">
        <w:rPr>
          <w:rFonts w:ascii="Arial" w:hAnsi="Arial" w:eastAsia="Times New Roman" w:cs="Arial"/>
          <w:color w:val="222222"/>
          <w:sz w:val="24"/>
          <w:szCs w:val="24"/>
          <w:lang w:val="ca-ES" w:eastAsia="en-GB"/>
        </w:rPr>
        <w:t> </w:t>
      </w:r>
    </w:p>
    <w:p w:rsidRPr="00141565" w:rsidR="00141565" w:rsidP="00141565" w:rsidRDefault="00141565" w14:paraId="7074E7AE" w14:textId="77777777">
      <w:pPr>
        <w:shd w:val="clear" w:color="auto" w:fill="FFFFFF"/>
        <w:tabs>
          <w:tab w:val="clear" w:pos="2053"/>
        </w:tabs>
        <w:spacing w:line="240" w:lineRule="auto"/>
        <w:rPr>
          <w:rFonts w:ascii="Arial" w:hAnsi="Arial" w:eastAsia="Times New Roman" w:cs="Arial"/>
          <w:color w:val="222222"/>
          <w:sz w:val="24"/>
          <w:szCs w:val="24"/>
          <w:lang w:val="es-ES" w:eastAsia="en-GB"/>
        </w:rPr>
      </w:pPr>
      <w:r w:rsidRPr="00141565">
        <w:rPr>
          <w:rFonts w:ascii="Arial" w:hAnsi="Arial" w:eastAsia="Times New Roman" w:cs="Arial"/>
          <w:color w:val="222222"/>
          <w:sz w:val="24"/>
          <w:szCs w:val="24"/>
          <w:lang w:val="ca-ES" w:eastAsia="en-GB"/>
        </w:rPr>
        <w:t>Un programa de cribratge busca un equilibri. Per exemple el HPV te una alta sensibilitat però perd en especificitat i amb això guanya a la citologia tot i que aquesta te una especificitat mes alta. Finalment el que sabem es que el valor predictiu d’un test de VPH dona una millor predicció que la citologia. Crec que no hi ha un sol paràmetre però l’equilibri d’entendre la taula de 2x2 i els impacte que cada cella te.</w:t>
      </w:r>
    </w:p>
    <w:p w:rsidRPr="00141565" w:rsidR="00D1582F" w:rsidRDefault="00D1582F" w14:paraId="2D6C1FF5" w14:textId="4FE8E7DC">
      <w:pPr>
        <w:pStyle w:val="CommentText"/>
        <w:rPr>
          <w:lang w:val="es-ES"/>
        </w:rPr>
      </w:pPr>
    </w:p>
  </w:comment>
  <w:comment w:initials="RHC" w:author="Robles Hellin, Claudia" w:date="2020-12-18T10:59:00Z" w:id="20">
    <w:p w:rsidRPr="00C20320" w:rsidR="00C20320" w:rsidRDefault="00C20320" w14:paraId="732E75AF" w14:textId="728E981D">
      <w:pPr>
        <w:pStyle w:val="CommentText"/>
        <w:rPr>
          <w:lang w:val="es-ES"/>
        </w:rPr>
      </w:pPr>
      <w:r>
        <w:rPr>
          <w:rStyle w:val="CommentReference"/>
        </w:rPr>
        <w:annotationRef/>
      </w:r>
      <w:proofErr w:type="spellStart"/>
      <w:r w:rsidRPr="00C20320">
        <w:rPr>
          <w:lang w:val="es-ES"/>
        </w:rPr>
        <w:t>Reword</w:t>
      </w:r>
      <w:proofErr w:type="spellEnd"/>
      <w:r w:rsidRPr="00C20320">
        <w:rPr>
          <w:lang w:val="es-ES"/>
        </w:rPr>
        <w:t xml:space="preserve"> a</w:t>
      </w:r>
      <w:r>
        <w:rPr>
          <w:lang w:val="es-ES"/>
        </w:rPr>
        <w:t xml:space="preserve">s </w:t>
      </w:r>
      <w:proofErr w:type="spellStart"/>
      <w:r>
        <w:rPr>
          <w:lang w:val="es-ES"/>
        </w:rPr>
        <w:t>needed</w:t>
      </w:r>
      <w:proofErr w:type="spellEnd"/>
      <w:r>
        <w:rPr>
          <w:lang w:val="es-ES"/>
        </w:rPr>
        <w:t xml:space="preserve">. Es tracta de </w:t>
      </w:r>
      <w:proofErr w:type="spellStart"/>
      <w:r>
        <w:rPr>
          <w:lang w:val="es-ES"/>
        </w:rPr>
        <w:t>linkar</w:t>
      </w:r>
      <w:proofErr w:type="spellEnd"/>
      <w:r>
        <w:rPr>
          <w:lang w:val="es-ES"/>
        </w:rPr>
        <w:t xml:space="preserve"> la natural </w:t>
      </w:r>
      <w:proofErr w:type="spellStart"/>
      <w:r>
        <w:rPr>
          <w:lang w:val="es-ES"/>
        </w:rPr>
        <w:t>history</w:t>
      </w:r>
      <w:proofErr w:type="spellEnd"/>
      <w:r>
        <w:rPr>
          <w:lang w:val="es-ES"/>
        </w:rPr>
        <w:t xml:space="preserve"> </w:t>
      </w:r>
      <w:proofErr w:type="spellStart"/>
      <w:r>
        <w:rPr>
          <w:lang w:val="es-ES"/>
        </w:rPr>
        <w:t>amb</w:t>
      </w:r>
      <w:proofErr w:type="spellEnd"/>
      <w:r>
        <w:rPr>
          <w:lang w:val="es-ES"/>
        </w:rPr>
        <w:t xml:space="preserve"> la </w:t>
      </w:r>
      <w:proofErr w:type="spellStart"/>
      <w:r>
        <w:rPr>
          <w:lang w:val="es-ES"/>
        </w:rPr>
        <w:t>prevenció</w:t>
      </w:r>
      <w:proofErr w:type="spellEnd"/>
    </w:p>
  </w:comment>
  <w:comment w:initials="RHC" w:author="Robles Hellin, Claudia" w:date="2020-12-18T11:00:00Z" w:id="23">
    <w:p w:rsidRPr="00551602" w:rsidR="00551602" w:rsidRDefault="00551602" w14:paraId="67A442E2" w14:textId="7FD6FC28">
      <w:pPr>
        <w:pStyle w:val="CommentText"/>
      </w:pPr>
      <w:r>
        <w:rPr>
          <w:rStyle w:val="CommentReference"/>
        </w:rPr>
        <w:annotationRef/>
      </w:r>
      <w:proofErr w:type="spellStart"/>
      <w:r w:rsidRPr="00551602">
        <w:rPr>
          <w:lang w:val="es-ES"/>
        </w:rPr>
        <w:t>Actualment</w:t>
      </w:r>
      <w:proofErr w:type="spellEnd"/>
      <w:r w:rsidRPr="00551602">
        <w:rPr>
          <w:lang w:val="es-ES"/>
        </w:rPr>
        <w:t xml:space="preserve"> el </w:t>
      </w:r>
      <w:proofErr w:type="spellStart"/>
      <w:r w:rsidRPr="00551602">
        <w:rPr>
          <w:lang w:val="es-ES"/>
        </w:rPr>
        <w:t>text</w:t>
      </w:r>
      <w:proofErr w:type="spellEnd"/>
      <w:r w:rsidRPr="00551602">
        <w:rPr>
          <w:lang w:val="es-ES"/>
        </w:rPr>
        <w:t xml:space="preserve"> </w:t>
      </w:r>
      <w:proofErr w:type="spellStart"/>
      <w:r>
        <w:rPr>
          <w:lang w:val="es-ES"/>
        </w:rPr>
        <w:t>esta</w:t>
      </w:r>
      <w:proofErr w:type="spellEnd"/>
      <w:r>
        <w:rPr>
          <w:lang w:val="es-ES"/>
        </w:rPr>
        <w:t xml:space="preserve"> en base a files. </w:t>
      </w:r>
      <w:proofErr w:type="spellStart"/>
      <w:r w:rsidRPr="00551602">
        <w:t>Moure</w:t>
      </w:r>
      <w:proofErr w:type="spellEnd"/>
      <w:r w:rsidRPr="00551602">
        <w:t xml:space="preserve"> a format </w:t>
      </w:r>
      <w:proofErr w:type="spellStart"/>
      <w:r w:rsidRPr="00551602">
        <w:t>columnas</w:t>
      </w:r>
      <w:proofErr w:type="spellEnd"/>
      <w:r w:rsidRPr="00551602">
        <w:t xml:space="preserve"> + </w:t>
      </w:r>
      <w:proofErr w:type="spellStart"/>
      <w:r w:rsidRPr="00551602">
        <w:t>exemples</w:t>
      </w:r>
      <w:proofErr w:type="spellEnd"/>
      <w:r w:rsidRPr="00551602">
        <w:t>.</w:t>
      </w:r>
    </w:p>
  </w:comment>
  <w:comment w:initials="dSS" w:author="de Sanjose, Silvia" w:date="2020-12-17T19:16:00Z" w:id="41">
    <w:p w:rsidRPr="00333F88" w:rsidR="00333F88" w:rsidRDefault="00333F88" w14:paraId="740A381D" w14:textId="62020443">
      <w:pPr>
        <w:pStyle w:val="CommentText"/>
        <w:rPr>
          <w:lang w:val="es-ES_tradnl"/>
        </w:rPr>
      </w:pPr>
      <w:r>
        <w:rPr>
          <w:rStyle w:val="CommentReference"/>
        </w:rPr>
        <w:annotationRef/>
      </w:r>
      <w:r w:rsidRPr="00333F88">
        <w:rPr>
          <w:lang w:val="es-ES_tradnl"/>
        </w:rPr>
        <w:t xml:space="preserve">Ho </w:t>
      </w:r>
      <w:proofErr w:type="spellStart"/>
      <w:r w:rsidRPr="00333F88">
        <w:rPr>
          <w:lang w:val="es-ES_tradnl"/>
        </w:rPr>
        <w:t>treuria</w:t>
      </w:r>
      <w:proofErr w:type="spellEnd"/>
      <w:r w:rsidRPr="00333F88">
        <w:rPr>
          <w:lang w:val="es-ES_tradnl"/>
        </w:rPr>
        <w:t xml:space="preserve"> o </w:t>
      </w:r>
      <w:proofErr w:type="spellStart"/>
      <w:r w:rsidRPr="00333F88">
        <w:rPr>
          <w:lang w:val="es-ES_tradnl"/>
        </w:rPr>
        <w:t>posaria</w:t>
      </w:r>
      <w:proofErr w:type="spellEnd"/>
      <w:r w:rsidRPr="00333F88">
        <w:rPr>
          <w:lang w:val="es-ES_tradnl"/>
        </w:rPr>
        <w:t xml:space="preserve"> u</w:t>
      </w:r>
      <w:r>
        <w:rPr>
          <w:lang w:val="es-ES_tradnl"/>
        </w:rPr>
        <w:t xml:space="preserve">n </w:t>
      </w:r>
      <w:proofErr w:type="spellStart"/>
      <w:r>
        <w:rPr>
          <w:lang w:val="es-ES_tradnl"/>
        </w:rPr>
        <w:t>exemple</w:t>
      </w:r>
      <w:proofErr w:type="spellEnd"/>
      <w:r>
        <w:rPr>
          <w:lang w:val="es-ES_tradnl"/>
        </w:rPr>
        <w:t xml:space="preserve"> de </w:t>
      </w:r>
      <w:proofErr w:type="spellStart"/>
      <w:r>
        <w:rPr>
          <w:lang w:val="es-ES_tradnl"/>
        </w:rPr>
        <w:t>cancer</w:t>
      </w:r>
      <w:proofErr w:type="spellEnd"/>
      <w:r>
        <w:rPr>
          <w:lang w:val="es-ES_tradnl"/>
        </w:rPr>
        <w:t xml:space="preserve"> de </w:t>
      </w:r>
      <w:proofErr w:type="spellStart"/>
      <w:r>
        <w:rPr>
          <w:lang w:val="es-ES_tradnl"/>
        </w:rPr>
        <w:t>cervix</w:t>
      </w:r>
      <w:proofErr w:type="spellEnd"/>
    </w:p>
  </w:comment>
  <w:comment w:initials="CRH" w:author="Claudia Robles Hellin" w:date="2020-11-26T07:31:00Z" w:id="50">
    <w:p w:rsidRPr="004A4053" w:rsidR="004B6114" w:rsidP="004A4053" w:rsidRDefault="004B6114" w14:paraId="222436C2" w14:textId="6493E05C">
      <w:pPr>
        <w:pStyle w:val="CommentText"/>
        <w:rPr>
          <w:lang w:val="es-ES"/>
        </w:rPr>
      </w:pPr>
      <w:r>
        <w:rPr>
          <w:rStyle w:val="CommentReference"/>
        </w:rPr>
        <w:annotationRef/>
      </w:r>
      <w:r w:rsidRPr="004A4053" w:rsidR="004A4053">
        <w:rPr>
          <w:lang w:val="es-ES"/>
        </w:rPr>
        <w:t xml:space="preserve">Revisar e </w:t>
      </w:r>
      <w:proofErr w:type="spellStart"/>
      <w:r w:rsidRPr="004A4053" w:rsidR="004A4053">
        <w:rPr>
          <w:lang w:val="es-ES"/>
        </w:rPr>
        <w:t>incloure</w:t>
      </w:r>
      <w:proofErr w:type="spellEnd"/>
      <w:r w:rsidRPr="004A4053" w:rsidR="004A4053">
        <w:rPr>
          <w:lang w:val="es-ES"/>
        </w:rPr>
        <w:t xml:space="preserve"> el </w:t>
      </w:r>
      <w:proofErr w:type="spellStart"/>
      <w:r w:rsidRPr="004A4053" w:rsidR="004A4053">
        <w:rPr>
          <w:lang w:val="es-ES"/>
        </w:rPr>
        <w:t>c</w:t>
      </w:r>
      <w:r w:rsidR="004A4053">
        <w:rPr>
          <w:lang w:val="es-ES"/>
        </w:rPr>
        <w:t>oncepte</w:t>
      </w:r>
      <w:proofErr w:type="spellEnd"/>
      <w:r w:rsidR="004A4053">
        <w:rPr>
          <w:lang w:val="es-ES"/>
        </w:rPr>
        <w:t xml:space="preserve"> de </w:t>
      </w:r>
      <w:proofErr w:type="spellStart"/>
      <w:r w:rsidR="004A4053">
        <w:rPr>
          <w:lang w:val="es-ES"/>
        </w:rPr>
        <w:t>early</w:t>
      </w:r>
      <w:proofErr w:type="spellEnd"/>
      <w:r w:rsidR="004A4053">
        <w:rPr>
          <w:lang w:val="es-ES"/>
        </w:rPr>
        <w:t xml:space="preserve"> </w:t>
      </w:r>
      <w:proofErr w:type="spellStart"/>
      <w:r w:rsidR="004A4053">
        <w:rPr>
          <w:lang w:val="es-ES"/>
        </w:rPr>
        <w:t>detection</w:t>
      </w:r>
      <w:proofErr w:type="spellEnd"/>
      <w:r w:rsidR="004A4053">
        <w:rPr>
          <w:lang w:val="es-ES"/>
        </w:rPr>
        <w:t xml:space="preserve"> / </w:t>
      </w:r>
      <w:proofErr w:type="spellStart"/>
      <w:r w:rsidR="004A4053">
        <w:rPr>
          <w:lang w:val="es-ES"/>
        </w:rPr>
        <w:t>early</w:t>
      </w:r>
      <w:proofErr w:type="spellEnd"/>
      <w:r w:rsidR="004A4053">
        <w:rPr>
          <w:lang w:val="es-ES"/>
        </w:rPr>
        <w:t xml:space="preserve"> diagnosis</w:t>
      </w:r>
      <w:r w:rsidR="000662F5">
        <w:rPr>
          <w:lang w:val="es-ES"/>
        </w:rPr>
        <w:t xml:space="preserve"> (el que </w:t>
      </w:r>
      <w:proofErr w:type="spellStart"/>
      <w:r w:rsidR="000662F5">
        <w:rPr>
          <w:lang w:val="es-ES"/>
        </w:rPr>
        <w:t>sigui</w:t>
      </w:r>
      <w:proofErr w:type="spellEnd"/>
      <w:r w:rsidR="000662F5">
        <w:rPr>
          <w:lang w:val="es-ES"/>
        </w:rPr>
        <w:t xml:space="preserve"> el </w:t>
      </w:r>
      <w:proofErr w:type="spellStart"/>
      <w:r w:rsidR="000662F5">
        <w:rPr>
          <w:lang w:val="es-ES"/>
        </w:rPr>
        <w:t>correcte</w:t>
      </w:r>
      <w:proofErr w:type="spellEnd"/>
      <w:r w:rsidR="000662F5">
        <w:rPr>
          <w:lang w:val="es-ES"/>
        </w:rPr>
        <w:t>)</w:t>
      </w:r>
    </w:p>
  </w:comment>
  <w:comment w:initials="CRH" w:author="Claudia Robles Hellin" w:date="2020-11-26T07:35:00Z" w:id="53">
    <w:p w:rsidRPr="008B76AD" w:rsidR="004B6114" w:rsidRDefault="004B6114" w14:paraId="325D06BC" w14:textId="219A6D95">
      <w:pPr>
        <w:pStyle w:val="CommentText"/>
      </w:pPr>
      <w:r>
        <w:rPr>
          <w:rStyle w:val="CommentReference"/>
        </w:rPr>
        <w:annotationRef/>
      </w:r>
      <w:r w:rsidRPr="008B76AD">
        <w:t>Missing info on relation t</w:t>
      </w:r>
      <w:r>
        <w:t xml:space="preserve">o cancer incidence and mortality. Primary prevention = reduce incidence, secondary = incidence or mortality depending on the detection of precancerous lesions like cervix (incidence) or detection of cancer at early and treatable stages like breast (mortality), tertiary = mortality </w:t>
      </w:r>
    </w:p>
  </w:comment>
  <w:comment w:initials="RHC" w:author="Robles Hellin, Claudia" w:date="2020-12-18T09:28:00Z" w:id="87">
    <w:p w:rsidRPr="00354129" w:rsidR="00816738" w:rsidRDefault="00816738" w14:paraId="0B800700" w14:textId="737C8C79">
      <w:pPr>
        <w:pStyle w:val="CommentText"/>
        <w:rPr>
          <w:lang w:val="es-ES"/>
        </w:rPr>
      </w:pPr>
      <w:r>
        <w:rPr>
          <w:rStyle w:val="CommentReference"/>
        </w:rPr>
        <w:annotationRef/>
      </w:r>
      <w:r w:rsidRPr="00354129">
        <w:rPr>
          <w:lang w:val="es-ES"/>
        </w:rPr>
        <w:t>Donar-</w:t>
      </w:r>
      <w:proofErr w:type="spellStart"/>
      <w:r w:rsidRPr="00354129">
        <w:rPr>
          <w:lang w:val="es-ES"/>
        </w:rPr>
        <w:t>li</w:t>
      </w:r>
      <w:proofErr w:type="spellEnd"/>
      <w:r w:rsidRPr="00354129">
        <w:rPr>
          <w:lang w:val="es-ES"/>
        </w:rPr>
        <w:t xml:space="preserve"> la </w:t>
      </w:r>
      <w:proofErr w:type="spellStart"/>
      <w:r w:rsidRPr="00354129">
        <w:rPr>
          <w:lang w:val="es-ES"/>
        </w:rPr>
        <w:t>aplicabilitat</w:t>
      </w:r>
      <w:proofErr w:type="spellEnd"/>
      <w:r w:rsidR="00354129">
        <w:rPr>
          <w:lang w:val="es-ES"/>
        </w:rPr>
        <w:t xml:space="preserve"> / transferencia</w:t>
      </w:r>
      <w:r w:rsidRPr="00354129">
        <w:rPr>
          <w:lang w:val="es-ES"/>
        </w:rPr>
        <w:t xml:space="preserve"> a CC (si es </w:t>
      </w:r>
      <w:proofErr w:type="spellStart"/>
      <w:r w:rsidRPr="00354129">
        <w:rPr>
          <w:lang w:val="es-ES"/>
        </w:rPr>
        <w:t>cumpleixen</w:t>
      </w:r>
      <w:proofErr w:type="spellEnd"/>
      <w:r w:rsidRPr="00354129">
        <w:rPr>
          <w:lang w:val="es-ES"/>
        </w:rPr>
        <w:t xml:space="preserve"> o no)</w:t>
      </w:r>
      <w:r w:rsidR="00C32253">
        <w:rPr>
          <w:lang w:val="es-ES"/>
        </w:rPr>
        <w:t xml:space="preserve">. </w:t>
      </w:r>
      <w:proofErr w:type="spellStart"/>
      <w:r w:rsidR="00C32253">
        <w:rPr>
          <w:lang w:val="es-ES"/>
        </w:rPr>
        <w:t>Exemple</w:t>
      </w:r>
      <w:proofErr w:type="spellEnd"/>
      <w:r w:rsidR="00C32253">
        <w:rPr>
          <w:lang w:val="es-ES"/>
        </w:rPr>
        <w:t xml:space="preserve">: CC es un problema </w:t>
      </w:r>
      <w:proofErr w:type="spellStart"/>
      <w:r w:rsidR="00C32253">
        <w:rPr>
          <w:lang w:val="es-ES"/>
        </w:rPr>
        <w:t>important</w:t>
      </w:r>
      <w:proofErr w:type="spellEnd"/>
      <w:r w:rsidR="00C32253">
        <w:rPr>
          <w:lang w:val="es-ES"/>
        </w:rPr>
        <w:t xml:space="preserve"> </w:t>
      </w:r>
      <w:proofErr w:type="spellStart"/>
      <w:r w:rsidR="00C32253">
        <w:rPr>
          <w:lang w:val="es-ES"/>
        </w:rPr>
        <w:t>pq</w:t>
      </w:r>
      <w:proofErr w:type="spellEnd"/>
      <w:r w:rsidR="00C32253">
        <w:rPr>
          <w:lang w:val="es-ES"/>
        </w:rPr>
        <w:t xml:space="preserve"> es el 3er </w:t>
      </w:r>
      <w:proofErr w:type="spellStart"/>
      <w:r w:rsidR="00C32253">
        <w:rPr>
          <w:lang w:val="es-ES"/>
        </w:rPr>
        <w:t>cancer</w:t>
      </w:r>
      <w:proofErr w:type="spellEnd"/>
      <w:r w:rsidR="00C32253">
        <w:rPr>
          <w:lang w:val="es-ES"/>
        </w:rPr>
        <w:t xml:space="preserve"> mes </w:t>
      </w:r>
      <w:proofErr w:type="spellStart"/>
      <w:r w:rsidR="00C32253">
        <w:rPr>
          <w:lang w:val="es-ES"/>
        </w:rPr>
        <w:t>frequent</w:t>
      </w:r>
      <w:proofErr w:type="spellEnd"/>
      <w:r w:rsidR="00C83639">
        <w:rPr>
          <w:lang w:val="es-ES"/>
        </w:rPr>
        <w:t xml:space="preserve"> i representa </w:t>
      </w:r>
      <w:proofErr w:type="spellStart"/>
      <w:r w:rsidR="00C83639">
        <w:rPr>
          <w:lang w:val="es-ES"/>
        </w:rPr>
        <w:t>uan</w:t>
      </w:r>
      <w:proofErr w:type="spellEnd"/>
      <w:r w:rsidR="00C83639">
        <w:rPr>
          <w:lang w:val="es-ES"/>
        </w:rPr>
        <w:t xml:space="preserve"> </w:t>
      </w:r>
      <w:proofErr w:type="spellStart"/>
      <w:r w:rsidR="00C83639">
        <w:rPr>
          <w:lang w:val="es-ES"/>
        </w:rPr>
        <w:t>cerrega</w:t>
      </w:r>
      <w:proofErr w:type="spellEnd"/>
      <w:r w:rsidR="00C83639">
        <w:rPr>
          <w:lang w:val="es-ES"/>
        </w:rPr>
        <w:t xml:space="preserve"> de </w:t>
      </w:r>
      <w:proofErr w:type="spellStart"/>
      <w:r w:rsidR="00C83639">
        <w:rPr>
          <w:lang w:val="es-ES"/>
        </w:rPr>
        <w:t>malaltia</w:t>
      </w:r>
      <w:proofErr w:type="spellEnd"/>
      <w:r w:rsidR="00C83639">
        <w:rPr>
          <w:lang w:val="es-ES"/>
        </w:rPr>
        <w:t xml:space="preserve"> de XX</w:t>
      </w:r>
    </w:p>
  </w:comment>
  <w:comment w:initials="dSS" w:author="de Sanjose, Silvia" w:date="2020-12-17T19:34:00Z" w:id="111">
    <w:p w:rsidRPr="00F87BD9" w:rsidR="00F87BD9" w:rsidRDefault="00F87BD9" w14:paraId="0F398658" w14:textId="4E7AF4D1">
      <w:pPr>
        <w:pStyle w:val="CommentText"/>
        <w:rPr>
          <w:lang w:val="es-ES_tradnl"/>
        </w:rPr>
      </w:pPr>
      <w:r>
        <w:rPr>
          <w:rStyle w:val="CommentReference"/>
        </w:rPr>
        <w:annotationRef/>
      </w:r>
      <w:r w:rsidRPr="00F87BD9">
        <w:rPr>
          <w:lang w:val="es-ES_tradnl"/>
        </w:rPr>
        <w:t xml:space="preserve">Posar </w:t>
      </w:r>
      <w:proofErr w:type="spellStart"/>
      <w:r w:rsidRPr="00F87BD9">
        <w:rPr>
          <w:lang w:val="es-ES_tradnl"/>
        </w:rPr>
        <w:t>aixo</w:t>
      </w:r>
      <w:proofErr w:type="spellEnd"/>
      <w:r w:rsidRPr="00F87BD9">
        <w:rPr>
          <w:lang w:val="es-ES_tradnl"/>
        </w:rPr>
        <w:t xml:space="preserve"> en un c</w:t>
      </w:r>
      <w:r>
        <w:rPr>
          <w:lang w:val="es-ES_tradnl"/>
        </w:rPr>
        <w:t>uadro</w:t>
      </w:r>
    </w:p>
  </w:comment>
  <w:comment w:initials="RHC" w:author="Robles Hellin, Claudia" w:date="2020-12-18T09:31:00Z" w:id="131">
    <w:p w:rsidRPr="00AA5EED" w:rsidR="00682EC3" w:rsidRDefault="00682EC3" w14:paraId="36F7AA56" w14:textId="711A5FEC">
      <w:pPr>
        <w:pStyle w:val="CommentText"/>
        <w:rPr>
          <w:lang w:val="es-ES"/>
        </w:rPr>
      </w:pPr>
      <w:r>
        <w:rPr>
          <w:rStyle w:val="CommentReference"/>
        </w:rPr>
        <w:annotationRef/>
      </w:r>
      <w:proofErr w:type="spellStart"/>
      <w:r w:rsidRPr="00AA5EED">
        <w:rPr>
          <w:lang w:val="es-ES"/>
        </w:rPr>
        <w:t>Demanar</w:t>
      </w:r>
      <w:proofErr w:type="spellEnd"/>
      <w:r w:rsidRPr="00AA5EED">
        <w:rPr>
          <w:lang w:val="es-ES"/>
        </w:rPr>
        <w:t xml:space="preserve"> diapos / </w:t>
      </w:r>
      <w:proofErr w:type="spellStart"/>
      <w:r w:rsidRPr="00AA5EED">
        <w:rPr>
          <w:lang w:val="es-ES"/>
        </w:rPr>
        <w:t>info</w:t>
      </w:r>
      <w:proofErr w:type="spellEnd"/>
      <w:r w:rsidRPr="00AA5EED">
        <w:rPr>
          <w:lang w:val="es-ES"/>
        </w:rPr>
        <w:t xml:space="preserve"> Mireia</w:t>
      </w:r>
      <w:r w:rsidR="00DC4ECE">
        <w:rPr>
          <w:lang w:val="es-ES"/>
        </w:rPr>
        <w:t xml:space="preserve"> Diaz</w:t>
      </w:r>
    </w:p>
  </w:comment>
  <w:comment w:initials="RHC" w:author="Robles Hellin, Claudia" w:date="2020-12-18T12:47:00Z" w:id="140">
    <w:p w:rsidRPr="004C35D1" w:rsidR="0038432A" w:rsidP="0038432A" w:rsidRDefault="0038432A" w14:paraId="592C9B84" w14:textId="41367A01">
      <w:pPr>
        <w:pStyle w:val="CommentText"/>
        <w:rPr>
          <w:rFonts w:ascii="Times New Roman" w:hAnsi="Times New Roman"/>
          <w:sz w:val="22"/>
          <w:szCs w:val="22"/>
        </w:rPr>
      </w:pPr>
      <w:r>
        <w:rPr>
          <w:rStyle w:val="CommentReference"/>
        </w:rPr>
        <w:annotationRef/>
      </w:r>
      <w:r w:rsidRPr="004C35D1">
        <w:rPr>
          <w:rFonts w:ascii="Times New Roman" w:hAnsi="Times New Roman"/>
          <w:sz w:val="22"/>
          <w:szCs w:val="22"/>
        </w:rPr>
        <w:t xml:space="preserve">TEXT A INCLOURE </w:t>
      </w:r>
      <w:r w:rsidRPr="004C35D1" w:rsidR="00141BFE">
        <w:rPr>
          <w:rFonts w:ascii="Times New Roman" w:hAnsi="Times New Roman"/>
          <w:sz w:val="22"/>
          <w:szCs w:val="22"/>
        </w:rPr>
        <w:t xml:space="preserve">SOBRE BENEFIT HARM BALANCE </w:t>
      </w:r>
      <w:r w:rsidRPr="004C35D1">
        <w:rPr>
          <w:rFonts w:ascii="Times New Roman" w:hAnsi="Times New Roman"/>
          <w:sz w:val="22"/>
          <w:szCs w:val="22"/>
        </w:rPr>
        <w:t>PERO MODIFICAT</w:t>
      </w:r>
      <w:r w:rsidRPr="004C35D1" w:rsidR="00141BFE">
        <w:rPr>
          <w:rFonts w:ascii="Times New Roman" w:hAnsi="Times New Roman"/>
          <w:sz w:val="22"/>
          <w:szCs w:val="22"/>
        </w:rPr>
        <w:t xml:space="preserve"> – no es pot </w:t>
      </w:r>
      <w:proofErr w:type="spellStart"/>
      <w:r w:rsidRPr="004C35D1" w:rsidR="00141BFE">
        <w:rPr>
          <w:rFonts w:ascii="Times New Roman" w:hAnsi="Times New Roman"/>
          <w:sz w:val="22"/>
          <w:szCs w:val="22"/>
        </w:rPr>
        <w:t>posar</w:t>
      </w:r>
      <w:proofErr w:type="spellEnd"/>
      <w:r w:rsidRPr="004C35D1" w:rsidR="00141BFE">
        <w:rPr>
          <w:rFonts w:ascii="Times New Roman" w:hAnsi="Times New Roman"/>
          <w:sz w:val="22"/>
          <w:szCs w:val="22"/>
        </w:rPr>
        <w:t xml:space="preserve"> </w:t>
      </w:r>
      <w:proofErr w:type="spellStart"/>
      <w:r w:rsidRPr="004C35D1" w:rsidR="00141BFE">
        <w:rPr>
          <w:rFonts w:ascii="Times New Roman" w:hAnsi="Times New Roman"/>
          <w:sz w:val="22"/>
          <w:szCs w:val="22"/>
        </w:rPr>
        <w:t>tal</w:t>
      </w:r>
      <w:proofErr w:type="spellEnd"/>
      <w:r w:rsidRPr="004C35D1" w:rsidR="00141BFE">
        <w:rPr>
          <w:rFonts w:ascii="Times New Roman" w:hAnsi="Times New Roman"/>
          <w:sz w:val="22"/>
          <w:szCs w:val="22"/>
        </w:rPr>
        <w:t xml:space="preserve"> qual</w:t>
      </w:r>
      <w:r w:rsidRPr="004C35D1">
        <w:rPr>
          <w:rFonts w:ascii="Times New Roman" w:hAnsi="Times New Roman"/>
          <w:sz w:val="22"/>
          <w:szCs w:val="22"/>
        </w:rPr>
        <w:t xml:space="preserve">. </w:t>
      </w:r>
      <w:r w:rsidRPr="004C35D1" w:rsidR="00141BFE">
        <w:rPr>
          <w:rFonts w:ascii="Times New Roman" w:hAnsi="Times New Roman"/>
          <w:sz w:val="22"/>
          <w:szCs w:val="22"/>
        </w:rPr>
        <w:t>UBICACIO UP TO YOU.</w:t>
      </w:r>
    </w:p>
    <w:p w:rsidRPr="004C35D1" w:rsidR="0038432A" w:rsidP="0038432A" w:rsidRDefault="0038432A" w14:paraId="65A56A50" w14:textId="77777777">
      <w:pPr>
        <w:pStyle w:val="CommentText"/>
        <w:rPr>
          <w:rFonts w:ascii="Times New Roman" w:hAnsi="Times New Roman"/>
          <w:sz w:val="22"/>
          <w:szCs w:val="22"/>
        </w:rPr>
      </w:pPr>
    </w:p>
    <w:p w:rsidR="0038432A" w:rsidP="0038432A" w:rsidRDefault="0038432A" w14:paraId="6E326320" w14:textId="1F56F298">
      <w:pPr>
        <w:pStyle w:val="CommentText"/>
        <w:rPr>
          <w:rFonts w:ascii="Times New Roman" w:hAnsi="Times New Roman"/>
          <w:sz w:val="22"/>
          <w:szCs w:val="22"/>
          <w:lang w:val="en-US"/>
        </w:rPr>
      </w:pPr>
      <w:r w:rsidRPr="000C6FE3">
        <w:rPr>
          <w:rFonts w:ascii="Times New Roman" w:hAnsi="Times New Roman"/>
          <w:sz w:val="22"/>
          <w:szCs w:val="22"/>
          <w:lang w:val="en-US"/>
        </w:rPr>
        <w:t>potential benefits (cancer prevention and a sense of reassurance from a negative result)</w:t>
      </w:r>
    </w:p>
    <w:p w:rsidR="0038432A" w:rsidP="0038432A" w:rsidRDefault="0038432A" w14:paraId="1E11AFA6" w14:textId="77777777">
      <w:pPr>
        <w:pStyle w:val="CommentText"/>
        <w:rPr>
          <w:rFonts w:ascii="Times New Roman" w:hAnsi="Times New Roman"/>
          <w:sz w:val="22"/>
          <w:szCs w:val="22"/>
          <w:lang w:val="en-US"/>
        </w:rPr>
      </w:pPr>
      <w:r>
        <w:rPr>
          <w:rFonts w:ascii="Times New Roman" w:hAnsi="Times New Roman"/>
          <w:sz w:val="22"/>
          <w:szCs w:val="22"/>
          <w:lang w:val="en-US"/>
        </w:rPr>
        <w:t xml:space="preserve">Harms include </w:t>
      </w:r>
      <w:r w:rsidRPr="000C6FE3">
        <w:rPr>
          <w:rFonts w:ascii="Times New Roman" w:hAnsi="Times New Roman"/>
          <w:sz w:val="22"/>
          <w:szCs w:val="22"/>
          <w:lang w:val="en-US"/>
        </w:rPr>
        <w:t>Physical harms (</w:t>
      </w:r>
      <w:proofErr w:type="spellStart"/>
      <w:proofErr w:type="gramStart"/>
      <w:r w:rsidRPr="000C6FE3">
        <w:rPr>
          <w:rFonts w:ascii="Times New Roman" w:hAnsi="Times New Roman"/>
          <w:sz w:val="22"/>
          <w:szCs w:val="22"/>
          <w:lang w:val="en-US"/>
        </w:rPr>
        <w:t>eg</w:t>
      </w:r>
      <w:proofErr w:type="spellEnd"/>
      <w:proofErr w:type="gramEnd"/>
      <w:r w:rsidRPr="000C6FE3">
        <w:rPr>
          <w:rFonts w:ascii="Times New Roman" w:hAnsi="Times New Roman"/>
          <w:sz w:val="22"/>
          <w:szCs w:val="22"/>
          <w:lang w:val="en-US"/>
        </w:rPr>
        <w:t xml:space="preserve"> pain, bleeding, discharge) include those experienced due to the application of the initial screening test, due to follow up diagnostic tests for those who are positive, or during or after treatment for screen detected lesions. Psychological harms (</w:t>
      </w:r>
      <w:proofErr w:type="spellStart"/>
      <w:proofErr w:type="gramStart"/>
      <w:r w:rsidRPr="000C6FE3">
        <w:rPr>
          <w:rFonts w:ascii="Times New Roman" w:hAnsi="Times New Roman"/>
          <w:sz w:val="22"/>
          <w:szCs w:val="22"/>
          <w:lang w:val="en-US"/>
        </w:rPr>
        <w:t>eg</w:t>
      </w:r>
      <w:proofErr w:type="spellEnd"/>
      <w:proofErr w:type="gramEnd"/>
      <w:r w:rsidRPr="000C6FE3">
        <w:rPr>
          <w:rFonts w:ascii="Times New Roman" w:hAnsi="Times New Roman"/>
          <w:sz w:val="22"/>
          <w:szCs w:val="22"/>
          <w:lang w:val="en-US"/>
        </w:rPr>
        <w:t xml:space="preserve"> anxiety and distress) may relate to anticipation, experience of? the results</w:t>
      </w:r>
      <w:r>
        <w:rPr>
          <w:rStyle w:val="CommentReference"/>
          <w:rFonts w:ascii="Times New Roman" w:hAnsi="Times New Roman"/>
        </w:rPr>
        <w:annotationRef/>
      </w:r>
      <w:r w:rsidRPr="000C6FE3">
        <w:rPr>
          <w:rFonts w:ascii="Times New Roman" w:hAnsi="Times New Roman"/>
          <w:sz w:val="22"/>
          <w:szCs w:val="22"/>
          <w:lang w:val="en-US"/>
        </w:rPr>
        <w:t xml:space="preserve"> and perceived implications for the individual of the screening test, diagnostic or treatment procedures. Some harms, for example are those that occur </w:t>
      </w:r>
      <w:proofErr w:type="gramStart"/>
      <w:r w:rsidRPr="000C6FE3">
        <w:rPr>
          <w:rFonts w:ascii="Times New Roman" w:hAnsi="Times New Roman"/>
          <w:sz w:val="22"/>
          <w:szCs w:val="22"/>
          <w:lang w:val="en-US"/>
        </w:rPr>
        <w:t>as a result of</w:t>
      </w:r>
      <w:proofErr w:type="gramEnd"/>
      <w:r w:rsidRPr="000C6FE3">
        <w:rPr>
          <w:rFonts w:ascii="Times New Roman" w:hAnsi="Times New Roman"/>
          <w:sz w:val="22"/>
          <w:szCs w:val="22"/>
          <w:lang w:val="en-US"/>
        </w:rPr>
        <w:t xml:space="preserve"> false positive or false negative tests, come about through the characteristics of the screening test and system itself, and may not be observable directly by women or their clinicians. These harms have effects at the population level (</w:t>
      </w:r>
      <w:proofErr w:type="spellStart"/>
      <w:proofErr w:type="gramStart"/>
      <w:r w:rsidRPr="000C6FE3">
        <w:rPr>
          <w:rFonts w:ascii="Times New Roman" w:hAnsi="Times New Roman"/>
          <w:sz w:val="22"/>
          <w:szCs w:val="22"/>
          <w:lang w:val="en-US"/>
        </w:rPr>
        <w:t>eg</w:t>
      </w:r>
      <w:proofErr w:type="spellEnd"/>
      <w:proofErr w:type="gramEnd"/>
      <w:r w:rsidRPr="000C6FE3">
        <w:rPr>
          <w:rFonts w:ascii="Times New Roman" w:hAnsi="Times New Roman"/>
          <w:sz w:val="22"/>
          <w:szCs w:val="22"/>
          <w:lang w:val="en-US"/>
        </w:rPr>
        <w:t xml:space="preserve"> false positive screening tests may lead to unnecessary examinations and treatments which, consequently, cause harm to women and waste medical resources)</w:t>
      </w:r>
    </w:p>
    <w:p w:rsidR="0038432A" w:rsidP="0038432A" w:rsidRDefault="0038432A" w14:paraId="278C31DF" w14:textId="77777777">
      <w:pPr>
        <w:pStyle w:val="CommentText"/>
        <w:rPr>
          <w:rFonts w:ascii="Times New Roman" w:hAnsi="Times New Roman"/>
          <w:sz w:val="22"/>
          <w:szCs w:val="22"/>
          <w:lang w:val="en-US"/>
        </w:rPr>
      </w:pPr>
      <w:r>
        <w:rPr>
          <w:rFonts w:ascii="Times New Roman" w:hAnsi="Times New Roman"/>
          <w:sz w:val="22"/>
          <w:szCs w:val="22"/>
          <w:lang w:val="en-US"/>
        </w:rPr>
        <w:t>Harms can be measured as 1/ PPV</w:t>
      </w:r>
    </w:p>
    <w:p w:rsidR="0038432A" w:rsidP="0038432A" w:rsidRDefault="0038432A" w14:paraId="30316113" w14:textId="48620530">
      <w:pPr>
        <w:pStyle w:val="CommentText"/>
      </w:pPr>
      <w:r>
        <w:rPr>
          <w:rFonts w:ascii="Times New Roman" w:hAnsi="Times New Roman"/>
          <w:sz w:val="22"/>
          <w:szCs w:val="22"/>
          <w:lang w:val="en-US"/>
        </w:rPr>
        <w:t xml:space="preserve">= number of positive </w:t>
      </w:r>
      <w:proofErr w:type="gramStart"/>
      <w:r>
        <w:rPr>
          <w:rFonts w:ascii="Times New Roman" w:hAnsi="Times New Roman"/>
          <w:sz w:val="22"/>
          <w:szCs w:val="22"/>
          <w:lang w:val="en-US"/>
        </w:rPr>
        <w:t>test</w:t>
      </w:r>
      <w:proofErr w:type="gramEnd"/>
      <w:r>
        <w:rPr>
          <w:rFonts w:ascii="Times New Roman" w:hAnsi="Times New Roman"/>
          <w:sz w:val="22"/>
          <w:szCs w:val="22"/>
          <w:lang w:val="en-US"/>
        </w:rPr>
        <w:t xml:space="preserve"> per detected cancers</w:t>
      </w:r>
    </w:p>
  </w:comment>
  <w:comment w:initials="dSS" w:author="de Sanjose, Silvia" w:date="2020-12-17T19:33:00Z" w:id="133">
    <w:p w:rsidRPr="00F87BD9" w:rsidR="00F87BD9" w:rsidRDefault="00F87BD9" w14:paraId="528D1228" w14:textId="2D6ED04B">
      <w:pPr>
        <w:pStyle w:val="CommentText"/>
        <w:rPr>
          <w:lang w:val="es-ES_tradnl"/>
        </w:rPr>
      </w:pPr>
      <w:r>
        <w:rPr>
          <w:rStyle w:val="CommentReference"/>
        </w:rPr>
        <w:annotationRef/>
      </w:r>
      <w:proofErr w:type="spellStart"/>
      <w:r w:rsidRPr="00F87BD9">
        <w:rPr>
          <w:lang w:val="es-ES_tradnl"/>
        </w:rPr>
        <w:t>Potser</w:t>
      </w:r>
      <w:proofErr w:type="spellEnd"/>
      <w:r w:rsidRPr="00F87BD9">
        <w:rPr>
          <w:lang w:val="es-ES_tradnl"/>
        </w:rPr>
        <w:t xml:space="preserve"> </w:t>
      </w:r>
      <w:proofErr w:type="spellStart"/>
      <w:r w:rsidRPr="00F87BD9">
        <w:rPr>
          <w:lang w:val="es-ES_tradnl"/>
        </w:rPr>
        <w:t>aquest</w:t>
      </w:r>
      <w:proofErr w:type="spellEnd"/>
      <w:r w:rsidRPr="00F87BD9">
        <w:rPr>
          <w:lang w:val="es-ES_tradnl"/>
        </w:rPr>
        <w:t xml:space="preserve"> </w:t>
      </w:r>
      <w:proofErr w:type="spellStart"/>
      <w:r w:rsidRPr="00F87BD9">
        <w:rPr>
          <w:lang w:val="es-ES_tradnl"/>
        </w:rPr>
        <w:t>part</w:t>
      </w:r>
      <w:proofErr w:type="spellEnd"/>
      <w:r w:rsidRPr="00F87BD9">
        <w:rPr>
          <w:lang w:val="es-ES_tradnl"/>
        </w:rPr>
        <w:t xml:space="preserve"> es </w:t>
      </w:r>
      <w:r>
        <w:rPr>
          <w:lang w:val="es-ES_tradnl"/>
        </w:rPr>
        <w:t xml:space="preserve">podría posar </w:t>
      </w:r>
      <w:proofErr w:type="spellStart"/>
      <w:r>
        <w:rPr>
          <w:lang w:val="es-ES_tradnl"/>
        </w:rPr>
        <w:t>despres</w:t>
      </w:r>
      <w:proofErr w:type="spellEnd"/>
    </w:p>
  </w:comment>
  <w:comment w:initials="RHC" w:author="Robles Hellin, Claudia" w:date="2020-12-18T12:36:00Z" w:id="134">
    <w:p w:rsidRPr="00A65018" w:rsidR="00A65018" w:rsidRDefault="00A65018" w14:paraId="6EEA12DF" w14:textId="3758DDDB">
      <w:pPr>
        <w:pStyle w:val="CommentText"/>
        <w:rPr>
          <w:lang w:val="es-ES"/>
        </w:rPr>
      </w:pPr>
      <w:r>
        <w:rPr>
          <w:rStyle w:val="CommentReference"/>
        </w:rPr>
        <w:annotationRef/>
      </w:r>
      <w:proofErr w:type="spellStart"/>
      <w:r w:rsidRPr="004C35D1">
        <w:rPr>
          <w:lang w:val="es-ES"/>
        </w:rPr>
        <w:t>Estic</w:t>
      </w:r>
      <w:proofErr w:type="spellEnd"/>
      <w:r w:rsidRPr="004C35D1">
        <w:rPr>
          <w:lang w:val="es-ES"/>
        </w:rPr>
        <w:t xml:space="preserve"> </w:t>
      </w:r>
      <w:proofErr w:type="spellStart"/>
      <w:r w:rsidRPr="004C35D1">
        <w:rPr>
          <w:lang w:val="es-ES"/>
        </w:rPr>
        <w:t>d’acord</w:t>
      </w:r>
      <w:proofErr w:type="spellEnd"/>
      <w:r w:rsidRPr="004C35D1">
        <w:rPr>
          <w:lang w:val="es-ES"/>
        </w:rPr>
        <w:t xml:space="preserve"> </w:t>
      </w:r>
      <w:proofErr w:type="spellStart"/>
      <w:r w:rsidRPr="004C35D1">
        <w:rPr>
          <w:lang w:val="es-ES"/>
        </w:rPr>
        <w:t>amb</w:t>
      </w:r>
      <w:proofErr w:type="spellEnd"/>
      <w:r w:rsidRPr="004C35D1">
        <w:rPr>
          <w:lang w:val="es-ES"/>
        </w:rPr>
        <w:t xml:space="preserve"> Silvia. </w:t>
      </w:r>
      <w:r w:rsidRPr="00A65018">
        <w:rPr>
          <w:lang w:val="es-ES"/>
        </w:rPr>
        <w:t xml:space="preserve">Varis </w:t>
      </w:r>
      <w:proofErr w:type="spellStart"/>
      <w:r w:rsidRPr="00A65018">
        <w:rPr>
          <w:lang w:val="es-ES"/>
        </w:rPr>
        <w:t>d’aquests</w:t>
      </w:r>
      <w:proofErr w:type="spellEnd"/>
      <w:r w:rsidRPr="00A65018">
        <w:rPr>
          <w:lang w:val="es-ES"/>
        </w:rPr>
        <w:t xml:space="preserve"> es </w:t>
      </w:r>
      <w:proofErr w:type="spellStart"/>
      <w:r w:rsidRPr="00A65018">
        <w:rPr>
          <w:lang w:val="es-ES"/>
        </w:rPr>
        <w:t>refereixen</w:t>
      </w:r>
      <w:proofErr w:type="spellEnd"/>
      <w:r w:rsidRPr="00A65018">
        <w:rPr>
          <w:lang w:val="es-ES"/>
        </w:rPr>
        <w:t xml:space="preserve"> a </w:t>
      </w:r>
      <w:proofErr w:type="spellStart"/>
      <w:r w:rsidRPr="00A65018">
        <w:rPr>
          <w:lang w:val="es-ES"/>
        </w:rPr>
        <w:t>con</w:t>
      </w:r>
      <w:r>
        <w:rPr>
          <w:lang w:val="es-ES"/>
        </w:rPr>
        <w:t>dicion</w:t>
      </w:r>
      <w:r w:rsidR="00A52B0F">
        <w:rPr>
          <w:lang w:val="es-ES"/>
        </w:rPr>
        <w:t>s</w:t>
      </w:r>
      <w:proofErr w:type="spellEnd"/>
      <w:r w:rsidR="00A52B0F">
        <w:rPr>
          <w:lang w:val="es-ES"/>
        </w:rPr>
        <w:t xml:space="preserve"> / </w:t>
      </w:r>
      <w:proofErr w:type="spellStart"/>
      <w:r w:rsidR="00A52B0F">
        <w:rPr>
          <w:lang w:val="es-ES"/>
        </w:rPr>
        <w:t>recomanacions</w:t>
      </w:r>
      <w:proofErr w:type="spellEnd"/>
      <w:r>
        <w:rPr>
          <w:lang w:val="es-ES"/>
        </w:rPr>
        <w:t xml:space="preserve"> a la hora de implementar un </w:t>
      </w:r>
      <w:proofErr w:type="gramStart"/>
      <w:r>
        <w:rPr>
          <w:lang w:val="es-ES"/>
        </w:rPr>
        <w:t>programa</w:t>
      </w:r>
      <w:proofErr w:type="gramEnd"/>
      <w:r w:rsidR="00A52B0F">
        <w:rPr>
          <w:lang w:val="es-ES"/>
        </w:rPr>
        <w:t xml:space="preserve"> pero no es centren en si implementar o no. Revisar</w:t>
      </w:r>
    </w:p>
  </w:comment>
  <w:comment w:initials="RHC" w:author="Robles Hellin, Claudia" w:date="2020-12-18T10:42:00Z" w:id="143">
    <w:p w:rsidRPr="0089368B" w:rsidR="0089368B" w:rsidRDefault="0089368B" w14:paraId="5E1D966C" w14:textId="6B8782E7">
      <w:pPr>
        <w:pStyle w:val="CommentText"/>
        <w:rPr>
          <w:lang w:val="es-ES"/>
        </w:rPr>
      </w:pPr>
      <w:r>
        <w:rPr>
          <w:rStyle w:val="CommentReference"/>
        </w:rPr>
        <w:annotationRef/>
      </w:r>
      <w:proofErr w:type="spellStart"/>
      <w:r w:rsidRPr="0089368B">
        <w:rPr>
          <w:lang w:val="es-ES"/>
        </w:rPr>
        <w:t>Us</w:t>
      </w:r>
      <w:proofErr w:type="spellEnd"/>
      <w:r w:rsidRPr="0089368B">
        <w:rPr>
          <w:lang w:val="es-ES"/>
        </w:rPr>
        <w:t xml:space="preserve"> </w:t>
      </w:r>
      <w:proofErr w:type="spellStart"/>
      <w:r w:rsidRPr="0089368B">
        <w:rPr>
          <w:lang w:val="es-ES"/>
        </w:rPr>
        <w:t>ho</w:t>
      </w:r>
      <w:proofErr w:type="spellEnd"/>
      <w:r w:rsidRPr="0089368B">
        <w:rPr>
          <w:lang w:val="es-ES"/>
        </w:rPr>
        <w:t xml:space="preserve"> he </w:t>
      </w:r>
      <w:proofErr w:type="spellStart"/>
      <w:r w:rsidRPr="0089368B">
        <w:rPr>
          <w:lang w:val="es-ES"/>
        </w:rPr>
        <w:t>posat</w:t>
      </w:r>
      <w:proofErr w:type="spellEnd"/>
      <w:r w:rsidRPr="0089368B">
        <w:rPr>
          <w:lang w:val="es-ES"/>
        </w:rPr>
        <w:t xml:space="preserve"> </w:t>
      </w:r>
      <w:proofErr w:type="spellStart"/>
      <w:proofErr w:type="gramStart"/>
      <w:r w:rsidRPr="0089368B">
        <w:rPr>
          <w:lang w:val="es-ES"/>
        </w:rPr>
        <w:t>aqui</w:t>
      </w:r>
      <w:proofErr w:type="spellEnd"/>
      <w:proofErr w:type="gramEnd"/>
      <w:r w:rsidRPr="0089368B">
        <w:rPr>
          <w:lang w:val="es-ES"/>
        </w:rPr>
        <w:t xml:space="preserve"> pero </w:t>
      </w:r>
      <w:proofErr w:type="spellStart"/>
      <w:r w:rsidRPr="0089368B">
        <w:rPr>
          <w:lang w:val="es-ES"/>
        </w:rPr>
        <w:t>deixo</w:t>
      </w:r>
      <w:proofErr w:type="spellEnd"/>
      <w:r w:rsidRPr="0089368B">
        <w:rPr>
          <w:lang w:val="es-ES"/>
        </w:rPr>
        <w:t xml:space="preserve"> al </w:t>
      </w:r>
      <w:proofErr w:type="spellStart"/>
      <w:r w:rsidRPr="0089368B">
        <w:rPr>
          <w:lang w:val="es-ES"/>
        </w:rPr>
        <w:t>vo</w:t>
      </w:r>
      <w:r>
        <w:rPr>
          <w:lang w:val="es-ES"/>
        </w:rPr>
        <w:t>stre</w:t>
      </w:r>
      <w:proofErr w:type="spellEnd"/>
      <w:r>
        <w:rPr>
          <w:lang w:val="es-ES"/>
        </w:rPr>
        <w:t xml:space="preserve"> criterio si es posa i a </w:t>
      </w:r>
      <w:proofErr w:type="spellStart"/>
      <w:r>
        <w:rPr>
          <w:lang w:val="es-ES"/>
        </w:rPr>
        <w:t>on</w:t>
      </w:r>
      <w:proofErr w:type="spellEnd"/>
      <w:r>
        <w:rPr>
          <w:lang w:val="es-ES"/>
        </w:rPr>
        <w:t xml:space="preserve"> </w:t>
      </w:r>
      <w:proofErr w:type="spellStart"/>
      <w:r>
        <w:rPr>
          <w:lang w:val="es-ES"/>
        </w:rPr>
        <w:t>aniria</w:t>
      </w:r>
      <w:proofErr w:type="spellEnd"/>
    </w:p>
  </w:comment>
  <w:comment w:initials="RHC" w:author="Robles Hellin, Claudia" w:date="2020-12-18T11:41:00Z" w:id="150">
    <w:p w:rsidRPr="004C35D1" w:rsidR="002A4768" w:rsidRDefault="002A4768" w14:paraId="24B6D6A8" w14:textId="4DA88199">
      <w:pPr>
        <w:pStyle w:val="CommentText"/>
      </w:pPr>
      <w:r>
        <w:rPr>
          <w:rStyle w:val="CommentReference"/>
        </w:rPr>
        <w:annotationRef/>
      </w:r>
      <w:proofErr w:type="spellStart"/>
      <w:r w:rsidRPr="00D36033">
        <w:rPr>
          <w:lang w:val="es-ES"/>
        </w:rPr>
        <w:t>Crec</w:t>
      </w:r>
      <w:proofErr w:type="spellEnd"/>
      <w:r w:rsidRPr="00D36033">
        <w:rPr>
          <w:lang w:val="es-ES"/>
        </w:rPr>
        <w:t xml:space="preserve"> que la Silvia</w:t>
      </w:r>
      <w:r w:rsidRPr="00D36033" w:rsidR="00D36033">
        <w:rPr>
          <w:lang w:val="es-ES"/>
        </w:rPr>
        <w:t xml:space="preserve"> ha</w:t>
      </w:r>
      <w:r w:rsidR="00D36033">
        <w:rPr>
          <w:lang w:val="es-ES"/>
        </w:rPr>
        <w:t xml:space="preserve"> </w:t>
      </w:r>
      <w:proofErr w:type="spellStart"/>
      <w:r w:rsidR="00D36033">
        <w:rPr>
          <w:lang w:val="es-ES"/>
        </w:rPr>
        <w:t>afegit</w:t>
      </w:r>
      <w:proofErr w:type="spellEnd"/>
      <w:r w:rsidR="00D36033">
        <w:rPr>
          <w:lang w:val="es-ES"/>
        </w:rPr>
        <w:t xml:space="preserve"> la taula aquí per a explicar que son </w:t>
      </w:r>
      <w:proofErr w:type="spellStart"/>
      <w:r w:rsidR="00D36033">
        <w:rPr>
          <w:lang w:val="es-ES"/>
        </w:rPr>
        <w:t>els</w:t>
      </w:r>
      <w:proofErr w:type="spellEnd"/>
      <w:r w:rsidR="00D36033">
        <w:rPr>
          <w:lang w:val="es-ES"/>
        </w:rPr>
        <w:t xml:space="preserve"> falsos </w:t>
      </w:r>
      <w:proofErr w:type="spellStart"/>
      <w:r w:rsidR="00D36033">
        <w:rPr>
          <w:lang w:val="es-ES"/>
        </w:rPr>
        <w:t>positius</w:t>
      </w:r>
      <w:proofErr w:type="spellEnd"/>
      <w:r w:rsidR="00874EF8">
        <w:rPr>
          <w:lang w:val="es-ES"/>
        </w:rPr>
        <w:t xml:space="preserve">. </w:t>
      </w:r>
      <w:proofErr w:type="spellStart"/>
      <w:r w:rsidRPr="004C35D1" w:rsidR="00874EF8">
        <w:t>Potser</w:t>
      </w:r>
      <w:proofErr w:type="spellEnd"/>
      <w:r w:rsidRPr="004C35D1" w:rsidR="00874EF8">
        <w:t xml:space="preserve"> </w:t>
      </w:r>
      <w:proofErr w:type="spellStart"/>
      <w:r w:rsidRPr="004C35D1" w:rsidR="00874EF8">
        <w:t>caldria</w:t>
      </w:r>
      <w:proofErr w:type="spellEnd"/>
      <w:r w:rsidRPr="004C35D1" w:rsidR="00874EF8">
        <w:t xml:space="preserve"> </w:t>
      </w:r>
      <w:proofErr w:type="spellStart"/>
      <w:r w:rsidRPr="004C35D1" w:rsidR="00874EF8">
        <w:t>invertir</w:t>
      </w:r>
      <w:proofErr w:type="spellEnd"/>
      <w:r w:rsidRPr="004C35D1" w:rsidR="00874EF8">
        <w:t xml:space="preserve"> </w:t>
      </w:r>
      <w:proofErr w:type="spellStart"/>
      <w:r w:rsidRPr="004C35D1" w:rsidR="00874EF8">
        <w:t>ordre</w:t>
      </w:r>
      <w:proofErr w:type="spellEnd"/>
      <w:r w:rsidRPr="004C35D1" w:rsidR="00874EF8">
        <w:t xml:space="preserve"> </w:t>
      </w:r>
      <w:proofErr w:type="spellStart"/>
      <w:r w:rsidRPr="004C35D1" w:rsidR="00874EF8">
        <w:t>i</w:t>
      </w:r>
      <w:proofErr w:type="spellEnd"/>
      <w:r w:rsidRPr="004C35D1" w:rsidR="00874EF8">
        <w:t xml:space="preserve"> </w:t>
      </w:r>
      <w:proofErr w:type="spellStart"/>
      <w:r w:rsidRPr="004C35D1" w:rsidR="00874EF8">
        <w:t>començar</w:t>
      </w:r>
      <w:proofErr w:type="spellEnd"/>
      <w:r w:rsidRPr="004C35D1" w:rsidR="00874EF8">
        <w:t xml:space="preserve"> </w:t>
      </w:r>
      <w:proofErr w:type="spellStart"/>
      <w:r w:rsidRPr="004C35D1" w:rsidR="00874EF8">
        <w:t>amb</w:t>
      </w:r>
      <w:proofErr w:type="spellEnd"/>
      <w:r w:rsidRPr="004C35D1" w:rsidR="00874EF8">
        <w:t xml:space="preserve"> </w:t>
      </w:r>
      <w:proofErr w:type="spellStart"/>
      <w:r w:rsidRPr="004C35D1" w:rsidR="00874EF8">
        <w:t>categorització</w:t>
      </w:r>
      <w:proofErr w:type="spellEnd"/>
      <w:r w:rsidRPr="004C35D1" w:rsidR="00874EF8">
        <w:t xml:space="preserve"> de </w:t>
      </w:r>
      <w:proofErr w:type="spellStart"/>
      <w:r w:rsidRPr="004C35D1" w:rsidR="000434D5">
        <w:t>poblacions</w:t>
      </w:r>
      <w:proofErr w:type="spellEnd"/>
      <w:r w:rsidRPr="004C35D1" w:rsidR="000434D5">
        <w:t xml:space="preserve"> via test </w:t>
      </w:r>
      <w:proofErr w:type="spellStart"/>
      <w:r w:rsidRPr="004C35D1" w:rsidR="000434D5">
        <w:t>i</w:t>
      </w:r>
      <w:proofErr w:type="spellEnd"/>
      <w:r w:rsidRPr="004C35D1" w:rsidR="000434D5">
        <w:t xml:space="preserve"> </w:t>
      </w:r>
      <w:proofErr w:type="spellStart"/>
      <w:r w:rsidRPr="004C35D1" w:rsidR="000434D5">
        <w:t>mesures</w:t>
      </w:r>
      <w:proofErr w:type="spellEnd"/>
      <w:r w:rsidRPr="004C35D1" w:rsidR="000434D5">
        <w:t xml:space="preserve"> </w:t>
      </w:r>
      <w:proofErr w:type="spellStart"/>
      <w:r w:rsidRPr="004C35D1" w:rsidR="000434D5">
        <w:t>d’accuracy</w:t>
      </w:r>
      <w:proofErr w:type="spellEnd"/>
      <w:r w:rsidRPr="004C35D1" w:rsidR="000434D5">
        <w:t xml:space="preserve"> </w:t>
      </w:r>
      <w:proofErr w:type="spellStart"/>
      <w:r w:rsidRPr="004C35D1" w:rsidR="000434D5">
        <w:t>i</w:t>
      </w:r>
      <w:proofErr w:type="spellEnd"/>
      <w:r w:rsidRPr="004C35D1" w:rsidR="000434D5">
        <w:t xml:space="preserve"> </w:t>
      </w:r>
      <w:proofErr w:type="spellStart"/>
      <w:r w:rsidRPr="004C35D1" w:rsidR="000434D5">
        <w:t>dps</w:t>
      </w:r>
      <w:proofErr w:type="spellEnd"/>
      <w:r w:rsidRPr="004C35D1" w:rsidR="000434D5">
        <w:t xml:space="preserve"> </w:t>
      </w:r>
      <w:proofErr w:type="spellStart"/>
      <w:r w:rsidRPr="004C35D1" w:rsidR="000434D5">
        <w:t>els</w:t>
      </w:r>
      <w:proofErr w:type="spellEnd"/>
      <w:r w:rsidRPr="004C35D1" w:rsidR="000434D5">
        <w:t xml:space="preserve"> </w:t>
      </w:r>
      <w:proofErr w:type="spellStart"/>
      <w:r w:rsidRPr="004C35D1" w:rsidR="000434D5">
        <w:t>criteris</w:t>
      </w:r>
      <w:proofErr w:type="spellEnd"/>
      <w:r w:rsidRPr="004C35D1" w:rsidR="000434D5">
        <w:t>? Up to you</w:t>
      </w:r>
    </w:p>
  </w:comment>
  <w:comment w:initials="RHC" w:author="Robles Hellin, Claudia" w:date="2020-12-18T12:39:00Z" w:id="183">
    <w:p w:rsidRPr="00C519A1" w:rsidR="00C519A1" w:rsidRDefault="00C519A1" w14:paraId="5E01938E" w14:textId="425F08FD">
      <w:pPr>
        <w:pStyle w:val="CommentText"/>
        <w:rPr>
          <w:lang w:val="es-ES"/>
        </w:rPr>
      </w:pPr>
      <w:r>
        <w:rPr>
          <w:rStyle w:val="CommentReference"/>
        </w:rPr>
        <w:annotationRef/>
      </w:r>
      <w:r w:rsidRPr="00C519A1">
        <w:rPr>
          <w:lang w:val="es-ES"/>
        </w:rPr>
        <w:t>Evitar e</w:t>
      </w:r>
      <w:r>
        <w:rPr>
          <w:lang w:val="es-ES"/>
        </w:rPr>
        <w:t xml:space="preserve">l </w:t>
      </w:r>
      <w:proofErr w:type="spellStart"/>
      <w:r>
        <w:rPr>
          <w:lang w:val="es-ES"/>
        </w:rPr>
        <w:t>us</w:t>
      </w:r>
      <w:proofErr w:type="spellEnd"/>
      <w:r>
        <w:rPr>
          <w:lang w:val="es-ES"/>
        </w:rPr>
        <w:t xml:space="preserve"> de A B C D i posar-</w:t>
      </w:r>
      <w:proofErr w:type="spellStart"/>
      <w:r>
        <w:rPr>
          <w:lang w:val="es-ES"/>
        </w:rPr>
        <w:t>ho</w:t>
      </w:r>
      <w:proofErr w:type="spellEnd"/>
      <w:r>
        <w:rPr>
          <w:lang w:val="es-ES"/>
        </w:rPr>
        <w:t xml:space="preserve"> </w:t>
      </w:r>
      <w:proofErr w:type="spellStart"/>
      <w:r>
        <w:rPr>
          <w:lang w:val="es-ES"/>
        </w:rPr>
        <w:t>com</w:t>
      </w:r>
      <w:proofErr w:type="spellEnd"/>
      <w:r>
        <w:rPr>
          <w:lang w:val="es-ES"/>
        </w:rPr>
        <w:t xml:space="preserve"> a FN …. </w:t>
      </w:r>
      <w:r w:rsidRPr="00C519A1">
        <w:rPr>
          <w:lang w:val="es-ES"/>
        </w:rPr>
        <w:t xml:space="preserve">Tal i </w:t>
      </w:r>
      <w:proofErr w:type="spellStart"/>
      <w:r w:rsidRPr="00C519A1">
        <w:rPr>
          <w:lang w:val="es-ES"/>
        </w:rPr>
        <w:t>com</w:t>
      </w:r>
      <w:proofErr w:type="spellEnd"/>
      <w:r w:rsidRPr="00C519A1">
        <w:rPr>
          <w:lang w:val="es-ES"/>
        </w:rPr>
        <w:t xml:space="preserve"> </w:t>
      </w:r>
      <w:proofErr w:type="spellStart"/>
      <w:r w:rsidRPr="00C519A1">
        <w:rPr>
          <w:lang w:val="es-ES"/>
        </w:rPr>
        <w:t>ho</w:t>
      </w:r>
      <w:proofErr w:type="spellEnd"/>
      <w:r w:rsidRPr="00C519A1">
        <w:rPr>
          <w:lang w:val="es-ES"/>
        </w:rPr>
        <w:t xml:space="preserve"> </w:t>
      </w:r>
      <w:proofErr w:type="spellStart"/>
      <w:r w:rsidRPr="00C519A1">
        <w:rPr>
          <w:lang w:val="es-ES"/>
        </w:rPr>
        <w:t>teniu</w:t>
      </w:r>
      <w:proofErr w:type="spellEnd"/>
      <w:r w:rsidRPr="00C519A1">
        <w:rPr>
          <w:lang w:val="es-ES"/>
        </w:rPr>
        <w:t xml:space="preserve"> e</w:t>
      </w:r>
      <w:r>
        <w:rPr>
          <w:lang w:val="es-ES"/>
        </w:rPr>
        <w:t xml:space="preserve">n la taula </w:t>
      </w:r>
      <w:proofErr w:type="spellStart"/>
      <w:r>
        <w:rPr>
          <w:lang w:val="es-ES"/>
        </w:rPr>
        <w:t>seguent</w:t>
      </w:r>
      <w:proofErr w:type="spellEnd"/>
      <w:r>
        <w:rPr>
          <w:lang w:val="es-ES"/>
        </w:rPr>
        <w:t>.</w:t>
      </w:r>
    </w:p>
  </w:comment>
  <w:comment w:initials="RHC" w:author="Robles Hellin, Claudia" w:date="2020-12-08T21:45:00Z" w:id="193">
    <w:p w:rsidRPr="00F95927" w:rsidR="00C7689B" w:rsidP="00C7689B" w:rsidRDefault="00C7689B" w14:paraId="40100942" w14:textId="7C2B475E">
      <w:pPr>
        <w:pStyle w:val="CommentText"/>
        <w:rPr>
          <w:lang w:val="es-ES"/>
        </w:rPr>
      </w:pPr>
      <w:r>
        <w:rPr>
          <w:rStyle w:val="CommentReference"/>
        </w:rPr>
        <w:annotationRef/>
      </w:r>
      <w:proofErr w:type="spellStart"/>
      <w:r w:rsidRPr="000A600E" w:rsidR="00147092">
        <w:rPr>
          <w:rStyle w:val="CommentReference"/>
          <w:lang w:val="es-ES"/>
        </w:rPr>
        <w:t>Mogut</w:t>
      </w:r>
      <w:proofErr w:type="spellEnd"/>
      <w:r w:rsidRPr="000A600E" w:rsidR="00147092">
        <w:rPr>
          <w:rStyle w:val="CommentReference"/>
          <w:lang w:val="es-ES"/>
        </w:rPr>
        <w:t xml:space="preserve"> de la </w:t>
      </w:r>
      <w:proofErr w:type="spellStart"/>
      <w:r w:rsidRPr="000A600E" w:rsidR="00147092">
        <w:rPr>
          <w:rStyle w:val="CommentReference"/>
          <w:lang w:val="es-ES"/>
        </w:rPr>
        <w:t>seccio</w:t>
      </w:r>
      <w:proofErr w:type="spellEnd"/>
      <w:r w:rsidRPr="000A600E" w:rsidR="00147092">
        <w:rPr>
          <w:rStyle w:val="CommentReference"/>
          <w:lang w:val="es-ES"/>
        </w:rPr>
        <w:t xml:space="preserve"> </w:t>
      </w:r>
      <w:r w:rsidRPr="000A600E" w:rsidR="000A600E">
        <w:rPr>
          <w:rStyle w:val="CommentReference"/>
          <w:lang w:val="es-ES"/>
        </w:rPr>
        <w:t>4</w:t>
      </w:r>
      <w:r w:rsidR="000A600E">
        <w:rPr>
          <w:rStyle w:val="CommentReference"/>
          <w:lang w:val="es-ES"/>
        </w:rPr>
        <w:t xml:space="preserve">. A integrar en el </w:t>
      </w:r>
      <w:proofErr w:type="spellStart"/>
      <w:r w:rsidR="000A600E">
        <w:rPr>
          <w:rStyle w:val="CommentReference"/>
          <w:lang w:val="es-ES"/>
        </w:rPr>
        <w:t>text</w:t>
      </w:r>
      <w:proofErr w:type="spellEnd"/>
      <w:r w:rsidR="000A600E">
        <w:rPr>
          <w:rStyle w:val="CommentReference"/>
          <w:lang w:val="es-ES"/>
        </w:rPr>
        <w:t xml:space="preserve"> anterior</w:t>
      </w:r>
      <w:r w:rsidR="00B62735">
        <w:rPr>
          <w:rStyle w:val="CommentReference"/>
          <w:lang w:val="es-ES"/>
        </w:rPr>
        <w:t xml:space="preserve"> as </w:t>
      </w:r>
      <w:proofErr w:type="spellStart"/>
      <w:r w:rsidR="00B62735">
        <w:rPr>
          <w:rStyle w:val="CommentReference"/>
          <w:lang w:val="es-ES"/>
        </w:rPr>
        <w:t>applicable</w:t>
      </w:r>
      <w:proofErr w:type="spellEnd"/>
    </w:p>
  </w:comment>
  <w:comment w:initials="dSS" w:author="de Sanjose, Silvia" w:date="2020-12-17T19:52:00Z" w:id="226">
    <w:p w:rsidRPr="004C35D1" w:rsidR="00EB20C5" w:rsidRDefault="00EB20C5" w14:paraId="6B8F1137" w14:textId="30F94105">
      <w:pPr>
        <w:pStyle w:val="CommentText"/>
        <w:rPr>
          <w:lang w:val="es-ES"/>
        </w:rPr>
      </w:pPr>
      <w:r>
        <w:rPr>
          <w:rStyle w:val="CommentReference"/>
        </w:rPr>
        <w:annotationRef/>
      </w:r>
      <w:proofErr w:type="spellStart"/>
      <w:r w:rsidRPr="00EB20C5">
        <w:rPr>
          <w:lang w:val="es-ES_tradnl"/>
        </w:rPr>
        <w:t>Aixo</w:t>
      </w:r>
      <w:proofErr w:type="spellEnd"/>
      <w:r w:rsidRPr="00EB20C5">
        <w:rPr>
          <w:lang w:val="es-ES_tradnl"/>
        </w:rPr>
        <w:t xml:space="preserve"> </w:t>
      </w:r>
      <w:proofErr w:type="spellStart"/>
      <w:r w:rsidRPr="00EB20C5">
        <w:rPr>
          <w:lang w:val="es-ES_tradnl"/>
        </w:rPr>
        <w:t>esta</w:t>
      </w:r>
      <w:proofErr w:type="spellEnd"/>
      <w:r w:rsidRPr="00EB20C5">
        <w:rPr>
          <w:lang w:val="es-ES_tradnl"/>
        </w:rPr>
        <w:t xml:space="preserve"> super be, p</w:t>
      </w:r>
      <w:r>
        <w:rPr>
          <w:lang w:val="es-ES_tradnl"/>
        </w:rPr>
        <w:t xml:space="preserve">ero </w:t>
      </w:r>
      <w:proofErr w:type="spellStart"/>
      <w:r>
        <w:rPr>
          <w:lang w:val="es-ES_tradnl"/>
        </w:rPr>
        <w:t>crec</w:t>
      </w:r>
      <w:proofErr w:type="spellEnd"/>
      <w:r>
        <w:rPr>
          <w:lang w:val="es-ES_tradnl"/>
        </w:rPr>
        <w:t xml:space="preserve"> que valdría la pena de </w:t>
      </w:r>
      <w:proofErr w:type="spellStart"/>
      <w:r>
        <w:rPr>
          <w:lang w:val="es-ES_tradnl"/>
        </w:rPr>
        <w:t>fer</w:t>
      </w:r>
      <w:proofErr w:type="spellEnd"/>
      <w:r>
        <w:rPr>
          <w:lang w:val="es-ES_tradnl"/>
        </w:rPr>
        <w:t xml:space="preserve"> </w:t>
      </w:r>
      <w:proofErr w:type="spellStart"/>
      <w:r>
        <w:rPr>
          <w:lang w:val="es-ES_tradnl"/>
        </w:rPr>
        <w:t>ho</w:t>
      </w:r>
      <w:proofErr w:type="spellEnd"/>
      <w:r>
        <w:rPr>
          <w:lang w:val="es-ES_tradnl"/>
        </w:rPr>
        <w:t xml:space="preserve"> mes ame i </w:t>
      </w:r>
      <w:proofErr w:type="spellStart"/>
      <w:r>
        <w:rPr>
          <w:lang w:val="es-ES_tradnl"/>
        </w:rPr>
        <w:t>menys</w:t>
      </w:r>
      <w:proofErr w:type="spellEnd"/>
      <w:r>
        <w:rPr>
          <w:lang w:val="es-ES_tradnl"/>
        </w:rPr>
        <w:t xml:space="preserve"> </w:t>
      </w:r>
      <w:proofErr w:type="spellStart"/>
      <w:r>
        <w:rPr>
          <w:lang w:val="es-ES_tradnl"/>
        </w:rPr>
        <w:t>com</w:t>
      </w:r>
      <w:proofErr w:type="spellEnd"/>
      <w:r>
        <w:rPr>
          <w:lang w:val="es-ES_tradnl"/>
        </w:rPr>
        <w:t xml:space="preserve"> un </w:t>
      </w:r>
      <w:proofErr w:type="spellStart"/>
      <w:r>
        <w:rPr>
          <w:lang w:val="es-ES_tradnl"/>
        </w:rPr>
        <w:t>etxt</w:t>
      </w:r>
      <w:proofErr w:type="spellEnd"/>
      <w:r>
        <w:rPr>
          <w:lang w:val="es-ES_tradnl"/>
        </w:rPr>
        <w:t xml:space="preserve"> </w:t>
      </w:r>
      <w:proofErr w:type="spellStart"/>
      <w:r>
        <w:rPr>
          <w:lang w:val="es-ES_tradnl"/>
        </w:rPr>
        <w:t>book</w:t>
      </w:r>
      <w:proofErr w:type="spellEnd"/>
      <w:r>
        <w:rPr>
          <w:lang w:val="es-ES_tradnl"/>
        </w:rPr>
        <w:t xml:space="preserve">. </w:t>
      </w:r>
      <w:r w:rsidRPr="004C35D1">
        <w:rPr>
          <w:lang w:val="es-ES"/>
        </w:rPr>
        <w:t xml:space="preserve">He </w:t>
      </w:r>
      <w:proofErr w:type="spellStart"/>
      <w:r w:rsidRPr="004C35D1">
        <w:rPr>
          <w:lang w:val="es-ES"/>
        </w:rPr>
        <w:t>posat</w:t>
      </w:r>
      <w:proofErr w:type="spellEnd"/>
      <w:r w:rsidRPr="004C35D1">
        <w:rPr>
          <w:lang w:val="es-ES"/>
        </w:rPr>
        <w:t xml:space="preserve"> </w:t>
      </w:r>
      <w:proofErr w:type="spellStart"/>
      <w:r w:rsidRPr="004C35D1">
        <w:rPr>
          <w:lang w:val="es-ES"/>
        </w:rPr>
        <w:t>abans</w:t>
      </w:r>
      <w:proofErr w:type="spellEnd"/>
      <w:r w:rsidRPr="004C35D1">
        <w:rPr>
          <w:lang w:val="es-ES"/>
        </w:rPr>
        <w:t xml:space="preserve"> un </w:t>
      </w:r>
      <w:proofErr w:type="spellStart"/>
      <w:proofErr w:type="gramStart"/>
      <w:r w:rsidRPr="004C35D1">
        <w:rPr>
          <w:lang w:val="es-ES"/>
        </w:rPr>
        <w:t>exemple</w:t>
      </w:r>
      <w:proofErr w:type="spellEnd"/>
      <w:r w:rsidRPr="004C35D1">
        <w:rPr>
          <w:lang w:val="es-ES"/>
        </w:rPr>
        <w:t xml:space="preserve"> ,</w:t>
      </w:r>
      <w:proofErr w:type="gramEnd"/>
      <w:r w:rsidRPr="004C35D1">
        <w:rPr>
          <w:lang w:val="es-ES"/>
        </w:rPr>
        <w:t xml:space="preserve"> a </w:t>
      </w:r>
      <w:proofErr w:type="spellStart"/>
      <w:r w:rsidRPr="004C35D1">
        <w:rPr>
          <w:lang w:val="es-ES"/>
        </w:rPr>
        <w:t>veure</w:t>
      </w:r>
      <w:proofErr w:type="spellEnd"/>
      <w:r w:rsidRPr="004C35D1">
        <w:rPr>
          <w:lang w:val="es-ES"/>
        </w:rPr>
        <w:t xml:space="preserve"> que </w:t>
      </w:r>
      <w:proofErr w:type="spellStart"/>
      <w:r w:rsidRPr="004C35D1">
        <w:rPr>
          <w:lang w:val="es-ES"/>
        </w:rPr>
        <w:t>us</w:t>
      </w:r>
      <w:proofErr w:type="spellEnd"/>
      <w:r w:rsidRPr="004C35D1">
        <w:rPr>
          <w:lang w:val="es-ES"/>
        </w:rPr>
        <w:t xml:space="preserve"> sembla</w:t>
      </w:r>
    </w:p>
  </w:comment>
  <w:comment w:initials="RHC" w:author="Robles Hellin, Claudia" w:date="2020-12-18T11:44:00Z" w:id="227">
    <w:p w:rsidRPr="00AE23AA" w:rsidR="00AE23AA" w:rsidRDefault="00AE23AA" w14:paraId="732262FB" w14:textId="183F6819">
      <w:pPr>
        <w:pStyle w:val="CommentText"/>
        <w:rPr>
          <w:lang w:val="es-ES"/>
        </w:rPr>
      </w:pPr>
      <w:r>
        <w:rPr>
          <w:rStyle w:val="CommentReference"/>
        </w:rPr>
        <w:annotationRef/>
      </w:r>
      <w:proofErr w:type="spellStart"/>
      <w:r w:rsidRPr="00AE23AA">
        <w:rPr>
          <w:lang w:val="es-ES"/>
        </w:rPr>
        <w:t>Potser</w:t>
      </w:r>
      <w:proofErr w:type="spellEnd"/>
      <w:r w:rsidRPr="00AE23AA">
        <w:rPr>
          <w:lang w:val="es-ES"/>
        </w:rPr>
        <w:t xml:space="preserve"> </w:t>
      </w:r>
      <w:proofErr w:type="spellStart"/>
      <w:r w:rsidRPr="00AE23AA">
        <w:rPr>
          <w:lang w:val="es-ES"/>
        </w:rPr>
        <w:t>començar</w:t>
      </w:r>
      <w:proofErr w:type="spellEnd"/>
      <w:r w:rsidRPr="00AE23AA">
        <w:rPr>
          <w:lang w:val="es-ES"/>
        </w:rPr>
        <w:t xml:space="preserve"> </w:t>
      </w:r>
      <w:proofErr w:type="spellStart"/>
      <w:r w:rsidRPr="00AE23AA">
        <w:rPr>
          <w:lang w:val="es-ES"/>
        </w:rPr>
        <w:t>amb</w:t>
      </w:r>
      <w:proofErr w:type="spellEnd"/>
      <w:r w:rsidRPr="00AE23AA">
        <w:rPr>
          <w:lang w:val="es-ES"/>
        </w:rPr>
        <w:t xml:space="preserve"> </w:t>
      </w:r>
      <w:proofErr w:type="spellStart"/>
      <w:r w:rsidRPr="00AE23AA">
        <w:rPr>
          <w:lang w:val="es-ES"/>
        </w:rPr>
        <w:t>aixo</w:t>
      </w:r>
      <w:proofErr w:type="spellEnd"/>
      <w:r w:rsidRPr="00AE23AA">
        <w:rPr>
          <w:lang w:val="es-ES"/>
        </w:rPr>
        <w:t xml:space="preserve">. Primer </w:t>
      </w:r>
      <w:proofErr w:type="spellStart"/>
      <w:r w:rsidRPr="00AE23AA">
        <w:rPr>
          <w:lang w:val="es-ES"/>
        </w:rPr>
        <w:t>parlan</w:t>
      </w:r>
      <w:r>
        <w:rPr>
          <w:lang w:val="es-ES"/>
        </w:rPr>
        <w:t>t</w:t>
      </w:r>
      <w:proofErr w:type="spellEnd"/>
      <w:r>
        <w:rPr>
          <w:lang w:val="es-ES"/>
        </w:rPr>
        <w:t xml:space="preserve"> de la </w:t>
      </w:r>
      <w:proofErr w:type="spellStart"/>
      <w:r>
        <w:rPr>
          <w:lang w:val="es-ES"/>
        </w:rPr>
        <w:t>categoritzacio</w:t>
      </w:r>
      <w:proofErr w:type="spellEnd"/>
      <w:r>
        <w:rPr>
          <w:lang w:val="es-ES"/>
        </w:rPr>
        <w:t xml:space="preserve"> i </w:t>
      </w:r>
      <w:proofErr w:type="spellStart"/>
      <w:r>
        <w:rPr>
          <w:lang w:val="es-ES"/>
        </w:rPr>
        <w:t>despres</w:t>
      </w:r>
      <w:proofErr w:type="spellEnd"/>
      <w:r>
        <w:rPr>
          <w:lang w:val="es-ES"/>
        </w:rPr>
        <w:t xml:space="preserve"> de la </w:t>
      </w:r>
      <w:proofErr w:type="spellStart"/>
      <w:r>
        <w:rPr>
          <w:lang w:val="es-ES"/>
        </w:rPr>
        <w:t>accuracy</w:t>
      </w:r>
      <w:proofErr w:type="spellEnd"/>
      <w:r>
        <w:rPr>
          <w:lang w:val="es-ES"/>
        </w:rPr>
        <w:t xml:space="preserve"> en base a </w:t>
      </w:r>
      <w:proofErr w:type="spellStart"/>
      <w:r>
        <w:rPr>
          <w:lang w:val="es-ES"/>
        </w:rPr>
        <w:t>aqta</w:t>
      </w:r>
      <w:proofErr w:type="spellEnd"/>
      <w:r>
        <w:rPr>
          <w:lang w:val="es-ES"/>
        </w:rPr>
        <w:t xml:space="preserve"> </w:t>
      </w:r>
      <w:proofErr w:type="spellStart"/>
      <w:r>
        <w:rPr>
          <w:lang w:val="es-ES"/>
        </w:rPr>
        <w:t>classificacio</w:t>
      </w:r>
      <w:proofErr w:type="spellEnd"/>
    </w:p>
  </w:comment>
  <w:comment w:initials="CRH" w:author="Claudia Robles Hellin" w:date="2020-11-26T11:31:00Z" w:id="228">
    <w:p w:rsidR="004B6114" w:rsidRDefault="004B6114" w14:paraId="13154D8F" w14:textId="38C8137A">
      <w:pPr>
        <w:pStyle w:val="CommentText"/>
      </w:pPr>
      <w:r>
        <w:rPr>
          <w:rStyle w:val="CommentReference"/>
        </w:rPr>
        <w:annotationRef/>
      </w:r>
      <w:r>
        <w:t>According to their tests results and their disease status, tested subjects are classified as:</w:t>
      </w:r>
    </w:p>
  </w:comment>
  <w:comment w:initials="RHC" w:author="Robles Hellin, Claudia" w:date="2020-12-08T21:35:00Z" w:id="229">
    <w:p w:rsidRPr="002A3539" w:rsidR="004B6114" w:rsidRDefault="004B6114" w14:paraId="0211ED95" w14:textId="121B2E4E">
      <w:pPr>
        <w:pStyle w:val="CommentText"/>
      </w:pPr>
      <w:r>
        <w:rPr>
          <w:rStyle w:val="CommentReference"/>
        </w:rPr>
        <w:annotationRef/>
      </w:r>
      <w:r w:rsidRPr="002A3539">
        <w:t xml:space="preserve">Jo no </w:t>
      </w:r>
      <w:proofErr w:type="spellStart"/>
      <w:r w:rsidRPr="002A3539">
        <w:t>abreviaria</w:t>
      </w:r>
      <w:proofErr w:type="spellEnd"/>
      <w:r w:rsidRPr="002A3539">
        <w:t xml:space="preserve"> Se &amp; </w:t>
      </w:r>
      <w:proofErr w:type="spellStart"/>
      <w:r w:rsidRPr="002A3539">
        <w:t>Sp</w:t>
      </w:r>
      <w:proofErr w:type="spellEnd"/>
    </w:p>
  </w:comment>
  <w:comment w:initials="CRH" w:author="Claudia Robles Hellin" w:date="2020-11-26T11:39:00Z" w:id="281">
    <w:p w:rsidR="004B6114" w:rsidRDefault="004B6114" w14:paraId="1D277C3B" w14:textId="17120F60">
      <w:pPr>
        <w:pStyle w:val="CommentText"/>
      </w:pPr>
      <w:r>
        <w:rPr>
          <w:rStyle w:val="CommentReference"/>
        </w:rPr>
        <w:annotationRef/>
      </w:r>
      <w:r>
        <w:t>Add that low values indicate a substantial number of unnecessary subsequent testing, important in the event of invasive tests, in false positive subjects.</w:t>
      </w:r>
    </w:p>
  </w:comment>
  <w:comment w:initials="CRH" w:author="Claudia Robles Hellin" w:date="2020-11-26T11:42:00Z" w:id="284">
    <w:p w:rsidR="004B6114" w:rsidRDefault="004B6114" w14:paraId="1C995628" w14:textId="08617C1B">
      <w:pPr>
        <w:pStyle w:val="CommentText"/>
      </w:pPr>
      <w:r>
        <w:rPr>
          <w:rStyle w:val="CommentReference"/>
        </w:rPr>
        <w:annotationRef/>
      </w:r>
      <w:r>
        <w:t>Extend. It needs to be extremely clear since it is very closely related to the impact of HPV vaccine</w:t>
      </w:r>
    </w:p>
  </w:comment>
  <w:comment w:initials="dSS" w:author="de Sanjose, Silvia" w:date="2020-12-17T20:48:00Z" w:id="315">
    <w:p w:rsidRPr="004E56F5" w:rsidR="004E56F5" w:rsidRDefault="004E56F5" w14:paraId="4164A3C8" w14:textId="1799FD03">
      <w:pPr>
        <w:pStyle w:val="CommentText"/>
        <w:rPr>
          <w:lang w:val="es-ES_tradnl"/>
        </w:rPr>
      </w:pPr>
      <w:r>
        <w:rPr>
          <w:rStyle w:val="CommentReference"/>
        </w:rPr>
        <w:annotationRef/>
      </w:r>
      <w:proofErr w:type="spellStart"/>
      <w:r w:rsidRPr="004E56F5">
        <w:rPr>
          <w:lang w:val="es-ES_tradnl"/>
        </w:rPr>
        <w:t>S’hau</w:t>
      </w:r>
      <w:r>
        <w:rPr>
          <w:lang w:val="es-ES_tradnl"/>
        </w:rPr>
        <w:t>r</w:t>
      </w:r>
      <w:r w:rsidRPr="004E56F5">
        <w:rPr>
          <w:lang w:val="es-ES_tradnl"/>
        </w:rPr>
        <w:t>ia</w:t>
      </w:r>
      <w:proofErr w:type="spellEnd"/>
      <w:r w:rsidRPr="004E56F5">
        <w:rPr>
          <w:lang w:val="es-ES_tradnl"/>
        </w:rPr>
        <w:t xml:space="preserve"> de po</w:t>
      </w:r>
      <w:r>
        <w:rPr>
          <w:lang w:val="es-ES_tradnl"/>
        </w:rPr>
        <w:t>s</w:t>
      </w:r>
      <w:r w:rsidRPr="004E56F5">
        <w:rPr>
          <w:lang w:val="es-ES_tradnl"/>
        </w:rPr>
        <w:t xml:space="preserve">ar un </w:t>
      </w:r>
      <w:proofErr w:type="spellStart"/>
      <w:r w:rsidRPr="004E56F5">
        <w:rPr>
          <w:lang w:val="es-ES_tradnl"/>
        </w:rPr>
        <w:t>e</w:t>
      </w:r>
      <w:r>
        <w:rPr>
          <w:lang w:val="es-ES_tradnl"/>
        </w:rPr>
        <w:t>xmple</w:t>
      </w:r>
      <w:proofErr w:type="spellEnd"/>
      <w:r>
        <w:rPr>
          <w:lang w:val="es-ES_tradnl"/>
        </w:rPr>
        <w:t xml:space="preserve">. </w:t>
      </w:r>
      <w:proofErr w:type="spellStart"/>
      <w:r>
        <w:rPr>
          <w:lang w:val="es-ES_tradnl"/>
        </w:rPr>
        <w:t>Aquest</w:t>
      </w:r>
      <w:proofErr w:type="spellEnd"/>
      <w:r>
        <w:rPr>
          <w:lang w:val="es-ES_tradnl"/>
        </w:rPr>
        <w:t xml:space="preserve"> </w:t>
      </w:r>
      <w:proofErr w:type="spellStart"/>
      <w:r>
        <w:rPr>
          <w:lang w:val="es-ES_tradnl"/>
        </w:rPr>
        <w:t>n’es</w:t>
      </w:r>
      <w:proofErr w:type="spellEnd"/>
      <w:r>
        <w:rPr>
          <w:lang w:val="es-ES_tradnl"/>
        </w:rPr>
        <w:t xml:space="preserve"> un pero </w:t>
      </w:r>
    </w:p>
  </w:comment>
  <w:comment w:initials="CRH" w:author="Claudia Robles Hellin" w:date="2020-11-26T11:44:00Z" w:id="310">
    <w:p w:rsidRPr="0074521F" w:rsidR="004B6114" w:rsidRDefault="004B6114" w14:paraId="35E38B4E" w14:textId="69954EB5">
      <w:pPr>
        <w:pStyle w:val="CommentText"/>
        <w:rPr>
          <w:lang w:val="es-ES"/>
        </w:rPr>
      </w:pPr>
      <w:r>
        <w:rPr>
          <w:rStyle w:val="CommentReference"/>
        </w:rPr>
        <w:annotationRef/>
      </w:r>
      <w:proofErr w:type="spellStart"/>
      <w:r w:rsidRPr="0074521F">
        <w:rPr>
          <w:lang w:val="es-ES"/>
        </w:rPr>
        <w:t>Extend</w:t>
      </w:r>
      <w:proofErr w:type="spellEnd"/>
      <w:r w:rsidRPr="0074521F">
        <w:rPr>
          <w:lang w:val="es-ES"/>
        </w:rPr>
        <w:t xml:space="preserve"> and </w:t>
      </w:r>
      <w:proofErr w:type="spellStart"/>
      <w:r w:rsidRPr="0074521F">
        <w:rPr>
          <w:lang w:val="es-ES"/>
        </w:rPr>
        <w:t>simplify</w:t>
      </w:r>
      <w:proofErr w:type="spellEnd"/>
      <w:r w:rsidR="004C35D1">
        <w:rPr>
          <w:lang w:val="es-ES"/>
        </w:rPr>
        <w:t xml:space="preserve"> </w:t>
      </w:r>
      <w:proofErr w:type="spellStart"/>
      <w:r w:rsidR="004C35D1">
        <w:rPr>
          <w:lang w:val="es-ES"/>
        </w:rPr>
        <w:t>language</w:t>
      </w:r>
      <w:proofErr w:type="spellEnd"/>
    </w:p>
  </w:comment>
  <w:comment w:initials="CRH" w:author="Claudia Robles Hellin" w:date="2020-11-26T11:45:00Z" w:id="323">
    <w:p w:rsidR="004B6114" w:rsidRDefault="004B6114" w14:paraId="279D2872" w14:textId="70C8E86F">
      <w:pPr>
        <w:pStyle w:val="CommentText"/>
      </w:pPr>
      <w:r>
        <w:rPr>
          <w:rStyle w:val="CommentReference"/>
        </w:rPr>
        <w:annotationRef/>
      </w:r>
      <w:r>
        <w:t>Focus on the consequences rather than the classification. I.e., many subjects will unnecessarily undergo subsequent testing</w:t>
      </w:r>
    </w:p>
  </w:comment>
  <w:comment w:initials="dSS" w:author="de Sanjose, Silvia" w:date="2020-12-17T20:50:00Z" w:id="322">
    <w:p w:rsidR="004E56F5" w:rsidRDefault="004E56F5" w14:paraId="098C22D3" w14:textId="5239A41E">
      <w:pPr>
        <w:pStyle w:val="CommentText"/>
      </w:pPr>
      <w:r>
        <w:rPr>
          <w:rStyle w:val="CommentReference"/>
        </w:rPr>
        <w:annotationRef/>
      </w:r>
      <w:r>
        <w:t xml:space="preserve">No </w:t>
      </w:r>
      <w:proofErr w:type="spellStart"/>
      <w:r>
        <w:t>s’enten</w:t>
      </w:r>
      <w:proofErr w:type="spellEnd"/>
    </w:p>
  </w:comment>
  <w:comment w:initials="dSS" w:author="de Sanjose, Silvia" w:date="2020-12-17T20:55:00Z" w:id="324">
    <w:p w:rsidRPr="009F1D6C" w:rsidR="009F1D6C" w:rsidRDefault="009F1D6C" w14:paraId="05F021BF" w14:textId="5725C73E">
      <w:pPr>
        <w:pStyle w:val="CommentText"/>
        <w:rPr>
          <w:lang w:val="es-ES_tradnl"/>
        </w:rPr>
      </w:pPr>
      <w:r>
        <w:rPr>
          <w:rStyle w:val="CommentReference"/>
        </w:rPr>
        <w:annotationRef/>
      </w:r>
      <w:proofErr w:type="spellStart"/>
      <w:r w:rsidRPr="009F1D6C">
        <w:rPr>
          <w:lang w:val="es-ES_tradnl"/>
        </w:rPr>
        <w:t>Podeu</w:t>
      </w:r>
      <w:proofErr w:type="spellEnd"/>
      <w:r w:rsidRPr="009F1D6C">
        <w:rPr>
          <w:lang w:val="es-ES_tradnl"/>
        </w:rPr>
        <w:t xml:space="preserve"> p</w:t>
      </w:r>
      <w:r>
        <w:rPr>
          <w:lang w:val="es-ES_tradnl"/>
        </w:rPr>
        <w:t xml:space="preserve">osar un </w:t>
      </w:r>
      <w:proofErr w:type="spellStart"/>
      <w:r>
        <w:rPr>
          <w:lang w:val="es-ES_tradnl"/>
        </w:rPr>
        <w:t>exmple</w:t>
      </w:r>
      <w:proofErr w:type="spellEnd"/>
      <w:r>
        <w:rPr>
          <w:lang w:val="es-ES_tradnl"/>
        </w:rPr>
        <w:t xml:space="preserve"> que </w:t>
      </w:r>
      <w:proofErr w:type="spellStart"/>
      <w:r>
        <w:rPr>
          <w:lang w:val="es-ES_tradnl"/>
        </w:rPr>
        <w:t>s’apliqui</w:t>
      </w:r>
      <w:proofErr w:type="spellEnd"/>
      <w:r>
        <w:rPr>
          <w:lang w:val="es-ES_tradnl"/>
        </w:rPr>
        <w:t xml:space="preserve"> a ca </w:t>
      </w:r>
      <w:proofErr w:type="spellStart"/>
      <w:r>
        <w:rPr>
          <w:lang w:val="es-ES_tradnl"/>
        </w:rPr>
        <w:t>cx</w:t>
      </w:r>
      <w:proofErr w:type="spellEnd"/>
    </w:p>
  </w:comment>
  <w:comment w:initials="dSS" w:author="de Sanjose, Silvia" w:date="2020-12-17T20:53:00Z" w:id="327">
    <w:p w:rsidRPr="0074521F" w:rsidR="009F1D6C" w:rsidRDefault="009F1D6C" w14:paraId="75CF6F2E" w14:textId="4A53A510">
      <w:pPr>
        <w:pStyle w:val="CommentText"/>
      </w:pPr>
      <w:r>
        <w:rPr>
          <w:rStyle w:val="CommentReference"/>
        </w:rPr>
        <w:annotationRef/>
      </w:r>
      <w:proofErr w:type="spellStart"/>
      <w:r w:rsidRPr="0074521F">
        <w:t>Afegir</w:t>
      </w:r>
      <w:proofErr w:type="spellEnd"/>
      <w:r w:rsidRPr="0074521F">
        <w:t xml:space="preserve"> </w:t>
      </w:r>
      <w:proofErr w:type="spellStart"/>
      <w:r w:rsidRPr="0074521F">
        <w:t>algun</w:t>
      </w:r>
      <w:proofErr w:type="spellEnd"/>
      <w:r w:rsidRPr="0074521F">
        <w:t xml:space="preserve"> </w:t>
      </w:r>
      <w:proofErr w:type="spellStart"/>
      <w:r w:rsidRPr="0074521F">
        <w:t>expemple</w:t>
      </w:r>
      <w:proofErr w:type="spellEnd"/>
    </w:p>
  </w:comment>
  <w:comment w:initials="CRH" w:author="Claudia Robles Hellin" w:date="2020-11-26T11:51:00Z" w:id="336">
    <w:p w:rsidR="004B6114" w:rsidRDefault="004B6114" w14:paraId="5BAD74C6" w14:textId="5B143DFA">
      <w:pPr>
        <w:pStyle w:val="CommentText"/>
      </w:pPr>
      <w:r>
        <w:rPr>
          <w:rStyle w:val="CommentReference"/>
        </w:rPr>
        <w:annotationRef/>
      </w:r>
      <w:r>
        <w:t xml:space="preserve">Explain what </w:t>
      </w:r>
      <w:proofErr w:type="gramStart"/>
      <w:r>
        <w:t>is AUC</w:t>
      </w:r>
      <w:proofErr w:type="gramEnd"/>
    </w:p>
  </w:comment>
  <w:comment w:initials="dSS" w:author="de Sanjose, Silvia" w:date="2020-12-17T20:57:00Z" w:id="337">
    <w:p w:rsidRPr="0074521F" w:rsidR="009F1D6C" w:rsidRDefault="009F1D6C" w14:paraId="09B2B1CF" w14:textId="77777777">
      <w:pPr>
        <w:pStyle w:val="CommentText"/>
      </w:pPr>
      <w:r>
        <w:rPr>
          <w:rStyle w:val="CommentReference"/>
        </w:rPr>
        <w:annotationRef/>
      </w:r>
      <w:proofErr w:type="spellStart"/>
      <w:r w:rsidRPr="0074521F">
        <w:t>Posar</w:t>
      </w:r>
      <w:proofErr w:type="spellEnd"/>
      <w:r w:rsidRPr="0074521F">
        <w:t xml:space="preserve"> </w:t>
      </w:r>
      <w:proofErr w:type="spellStart"/>
      <w:r w:rsidRPr="0074521F">
        <w:t>une</w:t>
      </w:r>
      <w:proofErr w:type="spellEnd"/>
      <w:r w:rsidRPr="0074521F">
        <w:t xml:space="preserve"> example de </w:t>
      </w:r>
      <w:proofErr w:type="spellStart"/>
      <w:r w:rsidRPr="0074521F">
        <w:t>cacx</w:t>
      </w:r>
      <w:proofErr w:type="spellEnd"/>
    </w:p>
    <w:p w:rsidRPr="0074521F" w:rsidR="009F1D6C" w:rsidRDefault="009F1D6C" w14:paraId="328AAA51" w14:textId="24F94401">
      <w:pPr>
        <w:pStyle w:val="CommentText"/>
      </w:pPr>
    </w:p>
  </w:comment>
  <w:comment w:initials="dSS" w:author="de Sanjose, Silvia" w:date="2020-12-17T20:58:00Z" w:id="338">
    <w:p w:rsidR="009F1D6C" w:rsidRDefault="009F1D6C" w14:paraId="20A2D716" w14:textId="77777777">
      <w:pPr>
        <w:pStyle w:val="CommentText"/>
        <w:rPr>
          <w:lang w:val="es-ES_tradnl"/>
        </w:rPr>
      </w:pPr>
      <w:r>
        <w:rPr>
          <w:rStyle w:val="CommentReference"/>
        </w:rPr>
        <w:annotationRef/>
      </w:r>
      <w:proofErr w:type="spellStart"/>
      <w:r w:rsidRPr="009F1D6C">
        <w:rPr>
          <w:lang w:val="es-ES_tradnl"/>
        </w:rPr>
        <w:t>Perque</w:t>
      </w:r>
      <w:proofErr w:type="spellEnd"/>
      <w:r w:rsidRPr="009F1D6C">
        <w:rPr>
          <w:lang w:val="es-ES_tradnl"/>
        </w:rPr>
        <w:t xml:space="preserve"> en </w:t>
      </w:r>
      <w:proofErr w:type="spellStart"/>
      <w:r w:rsidRPr="009F1D6C">
        <w:rPr>
          <w:lang w:val="es-ES_tradnl"/>
        </w:rPr>
        <w:t>laccuracy</w:t>
      </w:r>
      <w:proofErr w:type="spellEnd"/>
      <w:r w:rsidRPr="009F1D6C">
        <w:rPr>
          <w:lang w:val="es-ES_tradnl"/>
        </w:rPr>
        <w:t xml:space="preserve"> I n</w:t>
      </w:r>
      <w:r>
        <w:rPr>
          <w:lang w:val="es-ES_tradnl"/>
        </w:rPr>
        <w:t xml:space="preserve">o en </w:t>
      </w:r>
      <w:proofErr w:type="spellStart"/>
      <w:r>
        <w:rPr>
          <w:lang w:val="es-ES_tradnl"/>
        </w:rPr>
        <w:t>els</w:t>
      </w:r>
      <w:proofErr w:type="spellEnd"/>
      <w:r>
        <w:rPr>
          <w:lang w:val="es-ES_tradnl"/>
        </w:rPr>
        <w:t xml:space="preserve"> </w:t>
      </w:r>
      <w:proofErr w:type="spellStart"/>
      <w:r>
        <w:rPr>
          <w:lang w:val="es-ES_tradnl"/>
        </w:rPr>
        <w:t>altres</w:t>
      </w:r>
      <w:proofErr w:type="spellEnd"/>
      <w:r>
        <w:rPr>
          <w:lang w:val="es-ES_tradnl"/>
        </w:rPr>
        <w:t xml:space="preserve"> </w:t>
      </w:r>
      <w:proofErr w:type="spellStart"/>
      <w:r>
        <w:rPr>
          <w:lang w:val="es-ES_tradnl"/>
        </w:rPr>
        <w:t>estimadors</w:t>
      </w:r>
      <w:proofErr w:type="spellEnd"/>
      <w:r>
        <w:rPr>
          <w:lang w:val="es-ES_tradnl"/>
        </w:rPr>
        <w:t>?</w:t>
      </w:r>
    </w:p>
    <w:p w:rsidRPr="009F1D6C" w:rsidR="009F1D6C" w:rsidRDefault="009F1D6C" w14:paraId="275C04B4" w14:textId="5CC58597">
      <w:pPr>
        <w:pStyle w:val="CommentText"/>
        <w:rPr>
          <w:lang w:val="es-ES_tradnl"/>
        </w:rPr>
      </w:pPr>
    </w:p>
  </w:comment>
  <w:comment w:initials="CRH" w:author="Claudia Robles Hellin" w:date="2020-11-26T11:53:00Z" w:id="339">
    <w:p w:rsidR="004B6114" w:rsidRDefault="004B6114" w14:paraId="3755AEC3" w14:textId="71B17906">
      <w:pPr>
        <w:pStyle w:val="CommentText"/>
      </w:pPr>
      <w:r>
        <w:rPr>
          <w:rStyle w:val="CommentReference"/>
        </w:rPr>
        <w:annotationRef/>
      </w:r>
      <w:r>
        <w:t>Move above where requested</w:t>
      </w:r>
    </w:p>
  </w:comment>
  <w:comment w:initials="CRH" w:author="Claudia Robles Hellin" w:date="2020-11-26T11:55:00Z" w:id="341">
    <w:p w:rsidRPr="004C35D1" w:rsidR="004B6114" w:rsidRDefault="004B6114" w14:paraId="49AFEB0E" w14:textId="7D497D22">
      <w:pPr>
        <w:pStyle w:val="CommentText"/>
        <w:rPr>
          <w:lang w:val="es-ES"/>
        </w:rPr>
      </w:pPr>
      <w:r>
        <w:rPr>
          <w:rStyle w:val="CommentReference"/>
        </w:rPr>
        <w:annotationRef/>
      </w:r>
      <w:r w:rsidRPr="004C35D1">
        <w:rPr>
          <w:lang w:val="es-ES"/>
        </w:rPr>
        <w:t>??</w:t>
      </w:r>
    </w:p>
  </w:comment>
  <w:comment w:initials="RHC" w:author="Robles Hellin, Claudia" w:date="2020-12-08T21:42:00Z" w:id="342">
    <w:p w:rsidRPr="004C35D1" w:rsidR="004B6114" w:rsidRDefault="004B6114" w14:paraId="7E8FBC40" w14:textId="1F095D9D">
      <w:pPr>
        <w:pStyle w:val="CommentText"/>
        <w:rPr>
          <w:lang w:val="es-ES"/>
        </w:rPr>
      </w:pPr>
      <w:r>
        <w:rPr>
          <w:rStyle w:val="CommentReference"/>
        </w:rPr>
        <w:annotationRef/>
      </w:r>
      <w:r w:rsidRPr="004C35D1">
        <w:rPr>
          <w:lang w:val="es-ES"/>
        </w:rPr>
        <w:t xml:space="preserve">Per </w:t>
      </w:r>
      <w:proofErr w:type="spellStart"/>
      <w:r w:rsidRPr="004C35D1">
        <w:rPr>
          <w:lang w:val="es-ES"/>
        </w:rPr>
        <w:t>tant</w:t>
      </w:r>
      <w:proofErr w:type="spellEnd"/>
      <w:r w:rsidRPr="004C35D1">
        <w:rPr>
          <w:lang w:val="es-ES"/>
        </w:rPr>
        <w:t xml:space="preserve">, </w:t>
      </w:r>
      <w:proofErr w:type="spellStart"/>
      <w:r w:rsidRPr="004C35D1">
        <w:rPr>
          <w:lang w:val="es-ES"/>
        </w:rPr>
        <w:t>sensitivity</w:t>
      </w:r>
      <w:proofErr w:type="spellEnd"/>
      <w:r w:rsidR="00E827B0">
        <w:rPr>
          <w:lang w:val="es-ES"/>
        </w:rPr>
        <w:t xml:space="preserve">, </w:t>
      </w:r>
      <w:proofErr w:type="gramStart"/>
      <w:r w:rsidR="00E827B0">
        <w:rPr>
          <w:lang w:val="es-ES"/>
        </w:rPr>
        <w:t>no?</w:t>
      </w:r>
      <w:proofErr w:type="gramEnd"/>
    </w:p>
  </w:comment>
  <w:comment w:initials="RHC" w:author="Robles Hellin, Claudia" w:date="2020-12-18T13:08:00Z" w:id="340">
    <w:p w:rsidRPr="001A7908" w:rsidR="001A7908" w:rsidRDefault="001A7908" w14:paraId="7172C881" w14:textId="4524597D">
      <w:pPr>
        <w:pStyle w:val="CommentText"/>
        <w:rPr>
          <w:lang w:val="es-ES"/>
        </w:rPr>
      </w:pPr>
      <w:r>
        <w:rPr>
          <w:rStyle w:val="CommentReference"/>
        </w:rPr>
        <w:annotationRef/>
      </w:r>
      <w:r w:rsidRPr="001A7908">
        <w:rPr>
          <w:lang w:val="es-ES"/>
        </w:rPr>
        <w:t>N</w:t>
      </w:r>
      <w:r>
        <w:rPr>
          <w:lang w:val="es-ES"/>
        </w:rPr>
        <w:t xml:space="preserve">o es tracta de centrar-se en un </w:t>
      </w:r>
      <w:proofErr w:type="spellStart"/>
      <w:r>
        <w:rPr>
          <w:lang w:val="es-ES"/>
        </w:rPr>
        <w:t>unic</w:t>
      </w:r>
      <w:proofErr w:type="spellEnd"/>
      <w:r>
        <w:rPr>
          <w:lang w:val="es-ES"/>
        </w:rPr>
        <w:t xml:space="preserve"> </w:t>
      </w:r>
      <w:proofErr w:type="spellStart"/>
      <w:r>
        <w:rPr>
          <w:lang w:val="es-ES"/>
        </w:rPr>
        <w:t>parametre</w:t>
      </w:r>
      <w:proofErr w:type="spellEnd"/>
      <w:r>
        <w:rPr>
          <w:lang w:val="es-ES"/>
        </w:rPr>
        <w:t xml:space="preserve"> sino en </w:t>
      </w:r>
      <w:proofErr w:type="spellStart"/>
      <w:r>
        <w:rPr>
          <w:lang w:val="es-ES"/>
        </w:rPr>
        <w:t>balanç</w:t>
      </w:r>
      <w:proofErr w:type="spellEnd"/>
      <w:r>
        <w:rPr>
          <w:lang w:val="es-ES"/>
        </w:rPr>
        <w:t xml:space="preserve"> </w:t>
      </w:r>
      <w:proofErr w:type="spellStart"/>
      <w:r>
        <w:rPr>
          <w:lang w:val="es-ES"/>
        </w:rPr>
        <w:t>adequat</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diferents</w:t>
      </w:r>
      <w:proofErr w:type="spellEnd"/>
      <w:r>
        <w:rPr>
          <w:lang w:val="es-ES"/>
        </w:rPr>
        <w:t xml:space="preserve"> </w:t>
      </w:r>
      <w:proofErr w:type="spellStart"/>
      <w:r>
        <w:rPr>
          <w:lang w:val="es-ES"/>
        </w:rPr>
        <w:t>parametres</w:t>
      </w:r>
      <w:proofErr w:type="spellEnd"/>
      <w:r>
        <w:rPr>
          <w:lang w:val="es-ES"/>
        </w:rPr>
        <w:t xml:space="preserve"> </w:t>
      </w:r>
      <w:proofErr w:type="gramStart"/>
      <w:r>
        <w:rPr>
          <w:lang w:val="es-ES"/>
        </w:rPr>
        <w:t>del test</w:t>
      </w:r>
      <w:proofErr w:type="gramEnd"/>
    </w:p>
  </w:comment>
  <w:comment w:initials="CRH" w:author="Claudia Robles Hellin" w:date="2020-11-26T11:54:00Z" w:id="343">
    <w:p w:rsidRPr="00416721" w:rsidR="004B6114" w:rsidRDefault="004B6114" w14:paraId="4A52C3D4" w14:textId="6F8021C8">
      <w:pPr>
        <w:pStyle w:val="CommentText"/>
        <w:rPr>
          <w:lang w:val="es-ES"/>
        </w:rPr>
      </w:pPr>
      <w:r>
        <w:rPr>
          <w:rStyle w:val="CommentReference"/>
        </w:rPr>
        <w:annotationRef/>
      </w:r>
      <w:proofErr w:type="spellStart"/>
      <w:r w:rsidRPr="00AE5F08" w:rsidR="00AE5F08">
        <w:rPr>
          <w:lang w:val="es-ES"/>
        </w:rPr>
        <w:t>Us</w:t>
      </w:r>
      <w:proofErr w:type="spellEnd"/>
      <w:r w:rsidRPr="00AE5F08" w:rsidR="00AE5F08">
        <w:rPr>
          <w:lang w:val="es-ES"/>
        </w:rPr>
        <w:t xml:space="preserve"> copio el que </w:t>
      </w:r>
      <w:r w:rsidR="00AE5F08">
        <w:rPr>
          <w:lang w:val="es-ES"/>
        </w:rPr>
        <w:t xml:space="preserve">la Silvia </w:t>
      </w:r>
      <w:proofErr w:type="spellStart"/>
      <w:r w:rsidR="00AE5F08">
        <w:rPr>
          <w:lang w:val="es-ES"/>
        </w:rPr>
        <w:t>m’ha</w:t>
      </w:r>
      <w:proofErr w:type="spellEnd"/>
      <w:r w:rsidR="00AE5F08">
        <w:rPr>
          <w:lang w:val="es-ES"/>
        </w:rPr>
        <w:t xml:space="preserve"> </w:t>
      </w:r>
      <w:proofErr w:type="spellStart"/>
      <w:r w:rsidR="006660E9">
        <w:rPr>
          <w:lang w:val="es-ES"/>
        </w:rPr>
        <w:t>modificat</w:t>
      </w:r>
      <w:proofErr w:type="spellEnd"/>
      <w:r w:rsidR="00AE5F08">
        <w:rPr>
          <w:lang w:val="es-ES"/>
        </w:rPr>
        <w:t xml:space="preserve"> al </w:t>
      </w:r>
      <w:proofErr w:type="spellStart"/>
      <w:r w:rsidR="00AE5F08">
        <w:rPr>
          <w:lang w:val="es-ES"/>
        </w:rPr>
        <w:t>modul</w:t>
      </w:r>
      <w:proofErr w:type="spellEnd"/>
      <w:r w:rsidR="00AE5F08">
        <w:rPr>
          <w:lang w:val="es-ES"/>
        </w:rPr>
        <w:t xml:space="preserve"> 3. </w:t>
      </w:r>
      <w:proofErr w:type="spellStart"/>
      <w:r w:rsidRPr="00416721" w:rsidR="00AE5F08">
        <w:rPr>
          <w:lang w:val="es-ES"/>
        </w:rPr>
        <w:t>Crec</w:t>
      </w:r>
      <w:proofErr w:type="spellEnd"/>
      <w:r w:rsidRPr="00416721" w:rsidR="00AE5F08">
        <w:rPr>
          <w:lang w:val="es-ES"/>
        </w:rPr>
        <w:t xml:space="preserve"> que </w:t>
      </w:r>
      <w:r w:rsidRPr="00416721" w:rsidR="00416721">
        <w:rPr>
          <w:lang w:val="es-ES"/>
        </w:rPr>
        <w:t xml:space="preserve">aplica </w:t>
      </w:r>
      <w:proofErr w:type="spellStart"/>
      <w:r w:rsidRPr="00416721" w:rsidR="00416721">
        <w:rPr>
          <w:lang w:val="es-ES"/>
        </w:rPr>
        <w:t>més</w:t>
      </w:r>
      <w:proofErr w:type="spellEnd"/>
      <w:r w:rsidRPr="00416721" w:rsidR="00416721">
        <w:rPr>
          <w:lang w:val="es-ES"/>
        </w:rPr>
        <w:t xml:space="preserve"> a</w:t>
      </w:r>
      <w:r w:rsidR="00416721">
        <w:rPr>
          <w:lang w:val="es-ES"/>
        </w:rPr>
        <w:t xml:space="preserve">l </w:t>
      </w:r>
      <w:proofErr w:type="spellStart"/>
      <w:r w:rsidR="00416721">
        <w:rPr>
          <w:lang w:val="es-ES"/>
        </w:rPr>
        <w:t>vostre</w:t>
      </w:r>
      <w:proofErr w:type="spellEnd"/>
      <w:r w:rsidR="00416721">
        <w:rPr>
          <w:lang w:val="es-ES"/>
        </w:rPr>
        <w:t xml:space="preserve"> </w:t>
      </w:r>
      <w:proofErr w:type="spellStart"/>
      <w:r w:rsidR="00416721">
        <w:rPr>
          <w:lang w:val="es-ES"/>
        </w:rPr>
        <w:t>modul</w:t>
      </w:r>
      <w:proofErr w:type="spellEnd"/>
      <w:r w:rsidR="00416721">
        <w:rPr>
          <w:lang w:val="es-ES"/>
        </w:rPr>
        <w:t>.</w:t>
      </w:r>
    </w:p>
  </w:comment>
  <w:comment w:initials="RHC" w:author="Robles Hellin, Claudia" w:date="2020-12-18T12:44:00Z" w:id="344">
    <w:p w:rsidR="00F675AD" w:rsidP="00F675AD" w:rsidRDefault="00F675AD" w14:paraId="31C843B7" w14:textId="77777777">
      <w:r>
        <w:rPr>
          <w:rStyle w:val="CommentReference"/>
        </w:rPr>
        <w:annotationRef/>
      </w:r>
      <w:r w:rsidRPr="00B148FC">
        <w:t xml:space="preserve">Primary screening tests aim to </w:t>
      </w:r>
      <w:r>
        <w:t xml:space="preserve">maximize the detection of precancerous cervical lesions that could lead to cancer if undetected </w:t>
      </w:r>
      <w:r w:rsidRPr="00B148FC">
        <w:t xml:space="preserve">and therefore should have a high </w:t>
      </w:r>
      <w:proofErr w:type="gramStart"/>
      <w:r w:rsidRPr="00B148FC">
        <w:t>sensitivity</w:t>
      </w:r>
      <w:r>
        <w:t xml:space="preserve">  while</w:t>
      </w:r>
      <w:proofErr w:type="gramEnd"/>
      <w:r>
        <w:t xml:space="preserve"> providing a high level of assurance that if there is no disease the test will be negative ( high specificity) </w:t>
      </w:r>
      <w:r w:rsidRPr="00B148FC">
        <w:t xml:space="preserve">. </w:t>
      </w:r>
      <w:r>
        <w:t xml:space="preserve">In general terms, we may prefer a test with higher sensitivity at the cost of </w:t>
      </w:r>
      <w:proofErr w:type="spellStart"/>
      <w:r>
        <w:t>redicuing</w:t>
      </w:r>
      <w:proofErr w:type="spellEnd"/>
      <w:r>
        <w:t xml:space="preserve"> specificity. The selected group of screen positive can then be tested again for confirmation.</w:t>
      </w:r>
    </w:p>
    <w:p w:rsidR="00F675AD" w:rsidP="00F675AD" w:rsidRDefault="00F675AD" w14:paraId="6ADA9D51" w14:textId="77777777"/>
    <w:p w:rsidR="00F675AD" w:rsidP="00F675AD" w:rsidRDefault="00F675AD" w14:paraId="5FD22476" w14:textId="77777777">
      <w:r>
        <w:t xml:space="preserve">Additional tests are generally performed in screen positives </w:t>
      </w:r>
      <w:r w:rsidRPr="00B148FC">
        <w:t>aim</w:t>
      </w:r>
      <w:r>
        <w:t xml:space="preserve">ing </w:t>
      </w:r>
      <w:proofErr w:type="gramStart"/>
      <w:r>
        <w:t xml:space="preserve">to </w:t>
      </w:r>
      <w:r w:rsidRPr="00B148FC">
        <w:t xml:space="preserve"> at</w:t>
      </w:r>
      <w:proofErr w:type="gramEnd"/>
      <w:r w:rsidRPr="00B148FC">
        <w:t xml:space="preserve"> reduc</w:t>
      </w:r>
      <w:r>
        <w:t>e</w:t>
      </w:r>
      <w:r w:rsidRPr="00B148FC">
        <w:t xml:space="preserve"> unnecessary referral</w:t>
      </w:r>
      <w:r>
        <w:t xml:space="preserve">s for final diagnosis and/or treatment by increasing specificity. This step is called TRIAGE. A triage test may be </w:t>
      </w:r>
      <w:proofErr w:type="spellStart"/>
      <w:r>
        <w:t>imbededed</w:t>
      </w:r>
      <w:proofErr w:type="spellEnd"/>
      <w:r>
        <w:t xml:space="preserve"> within the test itself. For example, we may test for </w:t>
      </w:r>
      <w:proofErr w:type="spellStart"/>
      <w:r>
        <w:t>hrHPV</w:t>
      </w:r>
      <w:proofErr w:type="spellEnd"/>
      <w:r>
        <w:t xml:space="preserve"> that provides genotyping. Our triage step may mean to manage differently those women HPV 16-18 positive compared to those that are HPV positive for other types.</w:t>
      </w:r>
      <w:r w:rsidRPr="00B148FC">
        <w:t xml:space="preserve"> </w:t>
      </w:r>
    </w:p>
    <w:p w:rsidR="00F675AD" w:rsidRDefault="00F675AD" w14:paraId="19DC4636" w14:textId="1BCD9C69">
      <w:pPr>
        <w:pStyle w:val="CommentText"/>
      </w:pPr>
    </w:p>
  </w:comment>
  <w:comment w:initials="CRH" w:author="Claudia Robles Hellin" w:date="2020-11-26T11:56:00Z" w:id="345">
    <w:p w:rsidR="004B6114" w:rsidRDefault="004B6114" w14:paraId="7042AC39" w14:textId="11C0A20D">
      <w:pPr>
        <w:pStyle w:val="CommentText"/>
      </w:pPr>
      <w:r>
        <w:rPr>
          <w:rStyle w:val="CommentReference"/>
        </w:rPr>
        <w:annotationRef/>
      </w:r>
      <w:r>
        <w:t xml:space="preserve">Explain </w:t>
      </w:r>
      <w:proofErr w:type="spellStart"/>
      <w:r>
        <w:t>differentlu</w:t>
      </w:r>
      <w:proofErr w:type="spellEnd"/>
      <w:r>
        <w:t xml:space="preserve"> and maybe add numbers / graph. Due to the moderate </w:t>
      </w:r>
      <w:proofErr w:type="spellStart"/>
      <w:r>
        <w:t>specifity</w:t>
      </w:r>
      <w:proofErr w:type="spellEnd"/>
      <w:r>
        <w:t xml:space="preserve"> of HPV, if all positive subjects undergo colposcopy it results in </w:t>
      </w:r>
      <w:proofErr w:type="gramStart"/>
      <w:r>
        <w:t>a</w:t>
      </w:r>
      <w:proofErr w:type="gramEnd"/>
      <w:r>
        <w:t xml:space="preserve"> unnecessary number of women undergoing testing and its associated costs (=low PPV). To increase the PPV, a high specificity test like cytology is done so that the initial PPV of HPV also with a positive triage test is improved. </w:t>
      </w:r>
    </w:p>
  </w:comment>
  <w:comment w:initials="CRH" w:author="Claudia Robles Hellin" w:date="2020-11-26T11:08:00Z" w:id="349">
    <w:p w:rsidR="00F87BD9" w:rsidP="00F87BD9" w:rsidRDefault="00F87BD9" w14:paraId="22FE09B8" w14:textId="77777777">
      <w:pPr>
        <w:pStyle w:val="CommentText"/>
      </w:pPr>
      <w:r>
        <w:rPr>
          <w:rStyle w:val="CommentReference"/>
        </w:rPr>
        <w:annotationRef/>
      </w:r>
      <w:r>
        <w:t xml:space="preserve">Change title and add intro sentence about the biases. Why they should they be </w:t>
      </w:r>
      <w:proofErr w:type="gramStart"/>
      <w:r>
        <w:t>taken into account</w:t>
      </w:r>
      <w:proofErr w:type="gramEnd"/>
      <w:r>
        <w:t xml:space="preserve"> / important to know about them</w:t>
      </w:r>
    </w:p>
  </w:comment>
  <w:comment w:initials="RHC" w:author="Robles Hellin, Claudia" w:date="2020-12-18T12:05:00Z" w:id="350">
    <w:p w:rsidR="002C1C85" w:rsidRDefault="002C1C85" w14:paraId="54C70CC3" w14:textId="3FD46C05">
      <w:pPr>
        <w:pStyle w:val="CommentText"/>
      </w:pPr>
      <w:r>
        <w:rPr>
          <w:rStyle w:val="CommentReference"/>
        </w:rPr>
        <w:annotationRef/>
      </w:r>
      <w:r>
        <w:t>Nova unit?</w:t>
      </w:r>
    </w:p>
  </w:comment>
  <w:comment w:initials="CRH" w:author="Claudia Robles Hellin" w:date="2020-11-26T11:12:00Z" w:id="351">
    <w:p w:rsidR="00F87BD9" w:rsidP="00F87BD9" w:rsidRDefault="00F87BD9" w14:paraId="06C7985C" w14:textId="77777777">
      <w:pPr>
        <w:pStyle w:val="CommentText"/>
      </w:pPr>
      <w:r>
        <w:rPr>
          <w:rStyle w:val="CommentReference"/>
        </w:rPr>
        <w:annotationRef/>
      </w:r>
      <w:r>
        <w:t>Define otherwise confusing to talk about survival and prolongation of life</w:t>
      </w:r>
    </w:p>
  </w:comment>
  <w:comment w:initials="CRH" w:author="Claudia Robles Hellin" w:date="2020-11-26T11:11:00Z" w:id="352">
    <w:p w:rsidR="00F87BD9" w:rsidP="00F87BD9" w:rsidRDefault="00F87BD9" w14:paraId="322CC3F6" w14:textId="77777777">
      <w:pPr>
        <w:pStyle w:val="CommentText"/>
      </w:pPr>
      <w:r>
        <w:rPr>
          <w:rStyle w:val="CommentReference"/>
        </w:rPr>
        <w:annotationRef/>
      </w:r>
      <w:r>
        <w:t>(</w:t>
      </w:r>
      <w:proofErr w:type="spellStart"/>
      <w:r>
        <w:t>i.e</w:t>
      </w:r>
      <w:proofErr w:type="spellEnd"/>
      <w:r>
        <w:t>, will die at the same timepoint as if not diagnosed earlier)</w:t>
      </w:r>
    </w:p>
  </w:comment>
  <w:comment w:initials="CRH" w:author="Claudia Robles Hellin" w:date="2020-11-26T11:11:00Z" w:id="353">
    <w:p w:rsidR="00F87BD9" w:rsidP="00F87BD9" w:rsidRDefault="00F87BD9" w14:paraId="7A66733B" w14:textId="77777777">
      <w:pPr>
        <w:pStyle w:val="CommentText"/>
      </w:pPr>
      <w:r>
        <w:rPr>
          <w:rStyle w:val="CommentReference"/>
        </w:rPr>
        <w:annotationRef/>
      </w:r>
      <w:r>
        <w:t>Explain more the figure</w:t>
      </w:r>
    </w:p>
  </w:comment>
  <w:comment w:initials="CRH" w:author="Claudia Robles Hellin" w:date="2020-11-26T11:17:00Z" w:id="354">
    <w:p w:rsidR="00F87BD9" w:rsidP="00F87BD9" w:rsidRDefault="00F87BD9" w14:paraId="475F877C" w14:textId="77777777">
      <w:pPr>
        <w:pStyle w:val="CommentText"/>
      </w:pPr>
      <w:r>
        <w:rPr>
          <w:rStyle w:val="CommentReference"/>
        </w:rPr>
        <w:annotationRef/>
      </w:r>
      <w:r>
        <w:t xml:space="preserve">I am missing info on the consequences. It will be detecting cancer that are less likely to progress, so that </w:t>
      </w:r>
    </w:p>
    <w:p w:rsidR="00F87BD9" w:rsidP="00F87BD9" w:rsidRDefault="00F87BD9" w14:paraId="36DD6D00" w14:textId="77777777">
      <w:pPr>
        <w:pStyle w:val="CommentText"/>
        <w:numPr>
          <w:ilvl w:val="0"/>
          <w:numId w:val="33"/>
        </w:numPr>
      </w:pPr>
      <w:r>
        <w:t xml:space="preserve"> if treated, can result in impaired quality of life due to treatment side effects. </w:t>
      </w:r>
    </w:p>
    <w:p w:rsidR="00F87BD9" w:rsidP="00F87BD9" w:rsidRDefault="00F87BD9" w14:paraId="67AB6161" w14:textId="77777777">
      <w:pPr>
        <w:pStyle w:val="CommentText"/>
        <w:numPr>
          <w:ilvl w:val="0"/>
          <w:numId w:val="33"/>
        </w:numPr>
      </w:pPr>
      <w:r>
        <w:t xml:space="preserve"> It will result in an increase in </w:t>
      </w:r>
      <w:proofErr w:type="gramStart"/>
      <w:r>
        <w:t>diagnosis</w:t>
      </w:r>
      <w:proofErr w:type="gramEnd"/>
      <w:r>
        <w:t xml:space="preserve"> but it will not result in a prolongation of life / reduced mortality because these patients were not “actually” at risk </w:t>
      </w:r>
    </w:p>
  </w:comment>
  <w:comment w:initials="CRH" w:author="Claudia Robles Hellin" w:date="2020-11-26T11:17:00Z" w:id="355">
    <w:p w:rsidR="00F87BD9" w:rsidP="00F87BD9" w:rsidRDefault="00F87BD9" w14:paraId="34C3B1E9" w14:textId="77777777">
      <w:pPr>
        <w:pStyle w:val="CommentText"/>
      </w:pPr>
      <w:r>
        <w:rPr>
          <w:rStyle w:val="CommentReference"/>
        </w:rPr>
        <w:annotationRef/>
      </w:r>
      <w:r>
        <w:t>Is it a bias?</w:t>
      </w:r>
    </w:p>
  </w:comment>
  <w:comment w:initials="RHC" w:author="Robles Hellin, Claudia" w:date="2020-12-08T21:48:00Z" w:id="357">
    <w:p w:rsidRPr="00E6436F" w:rsidR="004B6114" w:rsidRDefault="004B6114" w14:paraId="723435D1" w14:textId="3C9F51FD">
      <w:pPr>
        <w:pStyle w:val="CommentText"/>
        <w:rPr>
          <w:lang w:val="es-ES"/>
        </w:rPr>
      </w:pPr>
      <w:r>
        <w:rPr>
          <w:rStyle w:val="CommentReference"/>
        </w:rPr>
        <w:annotationRef/>
      </w:r>
      <w:proofErr w:type="spellStart"/>
      <w:r>
        <w:t>Molt</w:t>
      </w:r>
      <w:proofErr w:type="spellEnd"/>
      <w:r>
        <w:t xml:space="preserve"> possible overlap </w:t>
      </w:r>
      <w:proofErr w:type="spellStart"/>
      <w:r>
        <w:t>amb</w:t>
      </w:r>
      <w:proofErr w:type="spellEnd"/>
      <w:r>
        <w:t xml:space="preserve"> el </w:t>
      </w:r>
      <w:proofErr w:type="spellStart"/>
      <w:r>
        <w:t>modul</w:t>
      </w:r>
      <w:proofErr w:type="spellEnd"/>
      <w:r>
        <w:t xml:space="preserve"> 8. </w:t>
      </w:r>
      <w:proofErr w:type="gramStart"/>
      <w:r w:rsidRPr="00E6436F">
        <w:rPr>
          <w:lang w:val="es-ES"/>
        </w:rPr>
        <w:t xml:space="preserve">Que son </w:t>
      </w:r>
      <w:proofErr w:type="spellStart"/>
      <w:r w:rsidRPr="00E6436F">
        <w:rPr>
          <w:lang w:val="es-ES"/>
        </w:rPr>
        <w:t>els</w:t>
      </w:r>
      <w:proofErr w:type="spellEnd"/>
      <w:r w:rsidRPr="00E6436F">
        <w:rPr>
          <w:lang w:val="es-ES"/>
        </w:rPr>
        <w:t xml:space="preserve"> </w:t>
      </w:r>
      <w:proofErr w:type="spellStart"/>
      <w:r>
        <w:rPr>
          <w:lang w:val="es-ES"/>
        </w:rPr>
        <w:t>sub</w:t>
      </w:r>
      <w:r w:rsidRPr="00E6436F">
        <w:rPr>
          <w:lang w:val="es-ES"/>
        </w:rPr>
        <w:t>apartats</w:t>
      </w:r>
      <w:proofErr w:type="spellEnd"/>
      <w:r w:rsidRPr="00E6436F">
        <w:rPr>
          <w:lang w:val="es-ES"/>
        </w:rPr>
        <w:t xml:space="preserve"> </w:t>
      </w:r>
      <w:proofErr w:type="spellStart"/>
      <w:r w:rsidRPr="00E6436F">
        <w:rPr>
          <w:lang w:val="es-ES"/>
        </w:rPr>
        <w:t>i</w:t>
      </w:r>
      <w:r>
        <w:rPr>
          <w:lang w:val="es-ES"/>
        </w:rPr>
        <w:t>nclosos</w:t>
      </w:r>
      <w:proofErr w:type="spellEnd"/>
      <w:r>
        <w:rPr>
          <w:lang w:val="es-ES"/>
        </w:rPr>
        <w:t xml:space="preserve"> en </w:t>
      </w:r>
      <w:proofErr w:type="spellStart"/>
      <w:r>
        <w:rPr>
          <w:lang w:val="es-ES"/>
        </w:rPr>
        <w:t>aquest</w:t>
      </w:r>
      <w:proofErr w:type="spellEnd"/>
      <w:r>
        <w:rPr>
          <w:lang w:val="es-ES"/>
        </w:rPr>
        <w:t xml:space="preserve"> </w:t>
      </w:r>
      <w:proofErr w:type="spellStart"/>
      <w:r>
        <w:rPr>
          <w:lang w:val="es-ES"/>
        </w:rPr>
        <w:t>modul</w:t>
      </w:r>
      <w:proofErr w:type="spellEnd"/>
      <w:r>
        <w:rPr>
          <w:lang w:val="es-ES"/>
        </w:rPr>
        <w:t>?</w:t>
      </w:r>
      <w:proofErr w:type="gramEnd"/>
      <w:r>
        <w:rPr>
          <w:lang w:val="es-ES"/>
        </w:rPr>
        <w:t xml:space="preserve"> Quin ha </w:t>
      </w:r>
      <w:proofErr w:type="spellStart"/>
      <w:r>
        <w:rPr>
          <w:lang w:val="es-ES"/>
        </w:rPr>
        <w:t>estat</w:t>
      </w:r>
      <w:proofErr w:type="spellEnd"/>
      <w:r>
        <w:rPr>
          <w:lang w:val="es-ES"/>
        </w:rPr>
        <w:t xml:space="preserve"> el criterio per </w:t>
      </w:r>
      <w:proofErr w:type="spellStart"/>
      <w:r>
        <w:rPr>
          <w:lang w:val="es-ES"/>
        </w:rPr>
        <w:t>incloure</w:t>
      </w:r>
      <w:proofErr w:type="spellEnd"/>
      <w:r>
        <w:rPr>
          <w:lang w:val="es-ES"/>
        </w:rPr>
        <w:t xml:space="preserve"> </w:t>
      </w:r>
      <w:proofErr w:type="spellStart"/>
      <w:r>
        <w:rPr>
          <w:lang w:val="es-ES"/>
        </w:rPr>
        <w:t>aquest</w:t>
      </w:r>
      <w:proofErr w:type="spellEnd"/>
      <w:r>
        <w:rPr>
          <w:lang w:val="es-ES"/>
        </w:rPr>
        <w:t xml:space="preserve"> i no </w:t>
      </w:r>
      <w:proofErr w:type="spellStart"/>
      <w:r>
        <w:rPr>
          <w:lang w:val="es-ES"/>
        </w:rPr>
        <w:t>altres</w:t>
      </w:r>
      <w:proofErr w:type="spellEnd"/>
      <w:r>
        <w:rPr>
          <w:lang w:val="es-ES"/>
        </w:rPr>
        <w:t xml:space="preserve">? </w:t>
      </w:r>
    </w:p>
  </w:comment>
  <w:comment w:initials="CRH" w:author="Claudia Robles Hellin" w:date="2020-11-26T07:55:00Z" w:id="360">
    <w:p w:rsidR="00F0055B" w:rsidP="00F0055B" w:rsidRDefault="00F0055B" w14:paraId="2004D1B3" w14:textId="77777777">
      <w:pPr>
        <w:pStyle w:val="CommentText"/>
      </w:pPr>
      <w:r>
        <w:rPr>
          <w:rStyle w:val="CommentReference"/>
        </w:rPr>
        <w:annotationRef/>
      </w:r>
      <w:r>
        <w:t xml:space="preserve">Missing introduction sentence. </w:t>
      </w:r>
      <w:r w:rsidRPr="002F3FDB">
        <w:t xml:space="preserve">“According to </w:t>
      </w:r>
      <w:proofErr w:type="spellStart"/>
      <w:r w:rsidRPr="002F3FDB">
        <w:t>blablabla</w:t>
      </w:r>
      <w:proofErr w:type="spellEnd"/>
      <w:r w:rsidRPr="002F3FDB">
        <w:t>, screening programs can</w:t>
      </w:r>
      <w:r>
        <w:t xml:space="preserve"> be organised or opportunistic:”.</w:t>
      </w:r>
    </w:p>
    <w:p w:rsidRPr="002A3539" w:rsidR="00F0055B" w:rsidP="00F0055B" w:rsidRDefault="00F0055B" w14:paraId="73ED8D80" w14:textId="77777777">
      <w:pPr>
        <w:pStyle w:val="CommentText"/>
      </w:pPr>
    </w:p>
  </w:comment>
  <w:comment w:initials="RHC" w:author="Robles Hellin, Claudia" w:date="2020-12-18T11:59:00Z" w:id="359">
    <w:p w:rsidRPr="004C4AD1" w:rsidR="004C4AD1" w:rsidP="004C4AD1" w:rsidRDefault="004C4AD1" w14:paraId="5927F730" w14:textId="77777777">
      <w:pPr>
        <w:pStyle w:val="CommentText"/>
        <w:rPr>
          <w:lang w:val="es-ES"/>
        </w:rPr>
      </w:pPr>
      <w:r>
        <w:rPr>
          <w:rStyle w:val="CommentReference"/>
        </w:rPr>
        <w:annotationRef/>
      </w:r>
      <w:proofErr w:type="spellStart"/>
      <w:r w:rsidRPr="004C4AD1">
        <w:rPr>
          <w:lang w:val="es-ES"/>
        </w:rPr>
        <w:t>Organitzat</w:t>
      </w:r>
      <w:proofErr w:type="spellEnd"/>
      <w:r w:rsidRPr="004C4AD1">
        <w:rPr>
          <w:lang w:val="es-ES"/>
        </w:rPr>
        <w:t xml:space="preserve"> vs oportunista vs pop </w:t>
      </w:r>
      <w:proofErr w:type="spellStart"/>
      <w:r w:rsidRPr="004C4AD1">
        <w:rPr>
          <w:lang w:val="es-ES"/>
        </w:rPr>
        <w:t>based</w:t>
      </w:r>
      <w:proofErr w:type="spellEnd"/>
      <w:r w:rsidRPr="004C4AD1">
        <w:rPr>
          <w:lang w:val="es-ES"/>
        </w:rPr>
        <w:t xml:space="preserve"> (</w:t>
      </w:r>
      <w:proofErr w:type="gramStart"/>
      <w:r w:rsidRPr="004C4AD1">
        <w:rPr>
          <w:lang w:val="es-ES"/>
        </w:rPr>
        <w:t xml:space="preserve">programa = existencia de </w:t>
      </w:r>
      <w:proofErr w:type="spellStart"/>
      <w:r w:rsidRPr="004C4AD1">
        <w:rPr>
          <w:lang w:val="es-ES"/>
        </w:rPr>
        <w:t>call-recall</w:t>
      </w:r>
      <w:proofErr w:type="spellEnd"/>
      <w:r w:rsidRPr="004C4AD1">
        <w:rPr>
          <w:lang w:val="es-ES"/>
        </w:rPr>
        <w:t>?</w:t>
      </w:r>
      <w:proofErr w:type="gramEnd"/>
      <w:r w:rsidRPr="004C4AD1">
        <w:rPr>
          <w:lang w:val="es-ES"/>
        </w:rPr>
        <w:t xml:space="preserve"> </w:t>
      </w:r>
      <w:proofErr w:type="spellStart"/>
      <w:r w:rsidRPr="004C4AD1">
        <w:rPr>
          <w:lang w:val="es-ES"/>
        </w:rPr>
        <w:t>Amb</w:t>
      </w:r>
      <w:proofErr w:type="spellEnd"/>
      <w:r w:rsidRPr="004C4AD1">
        <w:rPr>
          <w:lang w:val="es-ES"/>
        </w:rPr>
        <w:t xml:space="preserve"> </w:t>
      </w:r>
      <w:proofErr w:type="spellStart"/>
      <w:r w:rsidRPr="004C4AD1">
        <w:rPr>
          <w:lang w:val="es-ES"/>
        </w:rPr>
        <w:t>recomanacio</w:t>
      </w:r>
      <w:proofErr w:type="spellEnd"/>
      <w:r w:rsidRPr="004C4AD1">
        <w:rPr>
          <w:lang w:val="es-ES"/>
        </w:rPr>
        <w:t>/</w:t>
      </w:r>
      <w:proofErr w:type="spellStart"/>
      <w:r w:rsidRPr="004C4AD1">
        <w:rPr>
          <w:lang w:val="es-ES"/>
        </w:rPr>
        <w:t>budget</w:t>
      </w:r>
      <w:proofErr w:type="spellEnd"/>
      <w:r w:rsidRPr="004C4AD1">
        <w:rPr>
          <w:lang w:val="es-ES"/>
        </w:rPr>
        <w:t>/</w:t>
      </w:r>
      <w:proofErr w:type="spellStart"/>
      <w:r w:rsidRPr="004C4AD1">
        <w:rPr>
          <w:lang w:val="es-ES"/>
        </w:rPr>
        <w:t>guidelines</w:t>
      </w:r>
      <w:proofErr w:type="spellEnd"/>
      <w:r w:rsidRPr="004C4AD1">
        <w:rPr>
          <w:lang w:val="es-ES"/>
        </w:rPr>
        <w:t>?)</w:t>
      </w:r>
    </w:p>
    <w:p w:rsidRPr="004C4AD1" w:rsidR="004C4AD1" w:rsidP="004C4AD1" w:rsidRDefault="004C4AD1" w14:paraId="6D42D902" w14:textId="77777777">
      <w:pPr>
        <w:pStyle w:val="CommentText"/>
        <w:rPr>
          <w:lang w:val="es-ES"/>
        </w:rPr>
      </w:pPr>
      <w:r w:rsidRPr="004C4AD1">
        <w:rPr>
          <w:lang w:val="es-ES"/>
        </w:rPr>
        <w:t xml:space="preserve">Laia </w:t>
      </w:r>
      <w:proofErr w:type="spellStart"/>
      <w:r w:rsidRPr="004C4AD1">
        <w:rPr>
          <w:lang w:val="es-ES"/>
        </w:rPr>
        <w:t>proposta</w:t>
      </w:r>
      <w:proofErr w:type="spellEnd"/>
      <w:r w:rsidRPr="004C4AD1">
        <w:rPr>
          <w:lang w:val="es-ES"/>
        </w:rPr>
        <w:t xml:space="preserve">: Si hi ha o no programa (v OMS a </w:t>
      </w:r>
      <w:proofErr w:type="spellStart"/>
      <w:r w:rsidRPr="004C4AD1">
        <w:rPr>
          <w:lang w:val="es-ES"/>
        </w:rPr>
        <w:t>veure</w:t>
      </w:r>
      <w:proofErr w:type="spellEnd"/>
      <w:r w:rsidRPr="004C4AD1">
        <w:rPr>
          <w:lang w:val="es-ES"/>
        </w:rPr>
        <w:t xml:space="preserve"> </w:t>
      </w:r>
      <w:proofErr w:type="spellStart"/>
      <w:r w:rsidRPr="004C4AD1">
        <w:rPr>
          <w:lang w:val="es-ES"/>
        </w:rPr>
        <w:t>com</w:t>
      </w:r>
      <w:proofErr w:type="spellEnd"/>
      <w:r w:rsidRPr="004C4AD1">
        <w:rPr>
          <w:lang w:val="es-ES"/>
        </w:rPr>
        <w:t xml:space="preserve"> </w:t>
      </w:r>
      <w:proofErr w:type="spellStart"/>
      <w:r w:rsidRPr="004C4AD1">
        <w:rPr>
          <w:lang w:val="es-ES"/>
        </w:rPr>
        <w:t>ho</w:t>
      </w:r>
      <w:proofErr w:type="spellEnd"/>
      <w:r w:rsidRPr="004C4AD1">
        <w:rPr>
          <w:lang w:val="es-ES"/>
        </w:rPr>
        <w:t xml:space="preserve"> </w:t>
      </w:r>
      <w:proofErr w:type="spellStart"/>
      <w:r w:rsidRPr="004C4AD1">
        <w:rPr>
          <w:lang w:val="es-ES"/>
        </w:rPr>
        <w:t>defineixen</w:t>
      </w:r>
      <w:proofErr w:type="spellEnd"/>
      <w:r w:rsidRPr="004C4AD1">
        <w:rPr>
          <w:lang w:val="es-ES"/>
        </w:rPr>
        <w:t>)</w:t>
      </w:r>
    </w:p>
    <w:p w:rsidR="004C4AD1" w:rsidRDefault="004C4AD1" w14:paraId="005193C8" w14:textId="77777777">
      <w:pPr>
        <w:pStyle w:val="CommentText"/>
        <w:rPr>
          <w:lang w:val="es-ES"/>
        </w:rPr>
      </w:pPr>
    </w:p>
    <w:p w:rsidRPr="004C35D1" w:rsidR="004C4AD1" w:rsidRDefault="004C4AD1" w14:paraId="7C74104B" w14:textId="5D8B5174">
      <w:pPr>
        <w:pStyle w:val="CommentText"/>
      </w:pPr>
      <w:proofErr w:type="spellStart"/>
      <w:r w:rsidRPr="004C35D1">
        <w:t>Indicar</w:t>
      </w:r>
      <w:proofErr w:type="spellEnd"/>
      <w:r w:rsidRPr="004C35D1">
        <w:t xml:space="preserve"> la </w:t>
      </w:r>
      <w:proofErr w:type="spellStart"/>
      <w:r w:rsidRPr="004C35D1">
        <w:t>necessitat</w:t>
      </w:r>
      <w:proofErr w:type="spellEnd"/>
      <w:r w:rsidRPr="004C35D1">
        <w:t xml:space="preserve"> de una </w:t>
      </w:r>
      <w:r w:rsidRPr="004C35D1" w:rsidR="009A2901">
        <w:t>screening policy</w:t>
      </w:r>
    </w:p>
  </w:comment>
  <w:comment w:initials="CRH" w:author="Claudia Robles Hellin" w:date="2020-11-26T07:57:00Z" w:id="361">
    <w:p w:rsidR="00F0055B" w:rsidP="00F0055B" w:rsidRDefault="00F0055B" w14:paraId="7B5A60A8" w14:textId="77777777">
      <w:pPr>
        <w:pStyle w:val="CommentText"/>
      </w:pPr>
      <w:r>
        <w:rPr>
          <w:rStyle w:val="CommentReference"/>
        </w:rPr>
        <w:annotationRef/>
      </w:r>
      <w:r>
        <w:t>Not yet explained.</w:t>
      </w:r>
    </w:p>
  </w:comment>
  <w:comment w:initials="CRH" w:author="Claudia Robles Hellin" w:date="2020-11-26T08:02:00Z" w:id="362">
    <w:p w:rsidR="00F0055B" w:rsidP="00F0055B" w:rsidRDefault="00F0055B" w14:paraId="553B024B" w14:textId="77777777">
      <w:pPr>
        <w:pStyle w:val="CommentText"/>
      </w:pPr>
      <w:r>
        <w:rPr>
          <w:rStyle w:val="CommentReference"/>
        </w:rPr>
        <w:annotationRef/>
      </w:r>
      <w:r>
        <w:t>I would need to check but be careful with the concept of population-based vs organised / opportunistic.</w:t>
      </w:r>
    </w:p>
  </w:comment>
  <w:comment w:initials="LCC" w:author="Laura Costas Caudet" w:date="2020-11-23T11:34:00Z" w:id="363">
    <w:p w:rsidRPr="00D02562" w:rsidR="00F0055B" w:rsidP="00F0055B" w:rsidRDefault="00F0055B" w14:paraId="53D3DB6D" w14:textId="77777777">
      <w:pPr>
        <w:pStyle w:val="CommentText"/>
        <w:rPr>
          <w:lang w:val="es-ES"/>
        </w:rPr>
      </w:pPr>
      <w:r>
        <w:rPr>
          <w:rStyle w:val="CommentReference"/>
        </w:rPr>
        <w:annotationRef/>
      </w:r>
      <w:r w:rsidRPr="00D02562">
        <w:rPr>
          <w:lang w:val="es-ES"/>
        </w:rPr>
        <w:t xml:space="preserve">No sé si </w:t>
      </w:r>
      <w:proofErr w:type="spellStart"/>
      <w:r w:rsidRPr="00D02562">
        <w:rPr>
          <w:lang w:val="es-ES"/>
        </w:rPr>
        <w:t>voleu</w:t>
      </w:r>
      <w:proofErr w:type="spellEnd"/>
      <w:r w:rsidRPr="00D02562">
        <w:rPr>
          <w:lang w:val="es-ES"/>
        </w:rPr>
        <w:t xml:space="preserve"> que </w:t>
      </w:r>
      <w:proofErr w:type="spellStart"/>
      <w:r w:rsidRPr="00D02562">
        <w:rPr>
          <w:lang w:val="es-ES"/>
        </w:rPr>
        <w:t>entri</w:t>
      </w:r>
      <w:proofErr w:type="spellEnd"/>
      <w:r w:rsidRPr="00D02562">
        <w:rPr>
          <w:lang w:val="es-ES"/>
        </w:rPr>
        <w:t xml:space="preserve"> en </w:t>
      </w:r>
      <w:proofErr w:type="spellStart"/>
      <w:r w:rsidRPr="00D02562">
        <w:rPr>
          <w:lang w:val="es-ES"/>
        </w:rPr>
        <w:t>més</w:t>
      </w:r>
      <w:proofErr w:type="spellEnd"/>
      <w:r w:rsidRPr="00D02562">
        <w:rPr>
          <w:lang w:val="es-ES"/>
        </w:rPr>
        <w:t xml:space="preserve"> </w:t>
      </w:r>
      <w:proofErr w:type="spellStart"/>
      <w:r w:rsidRPr="00D02562">
        <w:rPr>
          <w:lang w:val="es-ES"/>
        </w:rPr>
        <w:t>detalls</w:t>
      </w:r>
      <w:proofErr w:type="spellEnd"/>
    </w:p>
  </w:comment>
  <w:comment w:initials="CRH" w:author="Claudia Robles Hellin" w:date="2020-11-26T10:35:00Z" w:id="364">
    <w:p w:rsidR="00F0055B" w:rsidP="00F0055B" w:rsidRDefault="00F0055B" w14:paraId="0195B8D2" w14:textId="77777777">
      <w:pPr>
        <w:pStyle w:val="CommentText"/>
      </w:pPr>
      <w:r>
        <w:rPr>
          <w:rStyle w:val="CommentReference"/>
        </w:rPr>
        <w:annotationRef/>
      </w:r>
      <w:r>
        <w:t>Careful: population-based vs organised</w:t>
      </w:r>
    </w:p>
  </w:comment>
  <w:comment w:initials="RHC" w:author="Robles Hellin, Claudia" w:date="2020-12-18T12:03:00Z" w:id="366">
    <w:p w:rsidR="00DB0216" w:rsidRDefault="00DB0216" w14:paraId="46ACDFA1" w14:textId="1A1D81FB">
      <w:pPr>
        <w:pStyle w:val="CommentText"/>
      </w:pPr>
      <w:r>
        <w:rPr>
          <w:rStyle w:val="CommentReference"/>
        </w:rPr>
        <w:annotationRef/>
      </w:r>
      <w:r>
        <w:t xml:space="preserve">Out vs </w:t>
      </w:r>
      <w:proofErr w:type="spellStart"/>
      <w:r>
        <w:t>combinat</w:t>
      </w:r>
      <w:proofErr w:type="spellEnd"/>
      <w:r>
        <w:t xml:space="preserve"> </w:t>
      </w:r>
      <w:proofErr w:type="spellStart"/>
      <w:r>
        <w:t>amb</w:t>
      </w:r>
      <w:proofErr w:type="spellEnd"/>
      <w:r>
        <w:t xml:space="preserve"> </w:t>
      </w:r>
      <w:proofErr w:type="spellStart"/>
      <w:r>
        <w:t>seccio</w:t>
      </w:r>
      <w:proofErr w:type="spellEnd"/>
      <w:r>
        <w:t xml:space="preserve"> anterior</w:t>
      </w:r>
    </w:p>
  </w:comment>
  <w:comment w:initials="LCC" w:author="Laura Costas Caudet" w:date="2020-11-23T11:40:00Z" w:id="388">
    <w:p w:rsidRPr="00183817" w:rsidR="004B6114" w:rsidRDefault="004B6114" w14:paraId="0319772E" w14:textId="77777777">
      <w:pPr>
        <w:pStyle w:val="CommentText"/>
        <w:rPr>
          <w:lang w:val="es-ES"/>
        </w:rPr>
      </w:pPr>
      <w:r>
        <w:rPr>
          <w:rStyle w:val="CommentReference"/>
        </w:rPr>
        <w:annotationRef/>
      </w:r>
      <w:r w:rsidRPr="00183817">
        <w:rPr>
          <w:lang w:val="es-ES"/>
        </w:rPr>
        <w:t xml:space="preserve">Ho he </w:t>
      </w:r>
      <w:proofErr w:type="spellStart"/>
      <w:r w:rsidRPr="00183817">
        <w:rPr>
          <w:lang w:val="es-ES"/>
        </w:rPr>
        <w:t>tret</w:t>
      </w:r>
      <w:proofErr w:type="spellEnd"/>
      <w:r w:rsidRPr="00183817">
        <w:rPr>
          <w:lang w:val="es-ES"/>
        </w:rPr>
        <w:t xml:space="preserve"> </w:t>
      </w:r>
      <w:proofErr w:type="spellStart"/>
      <w:r w:rsidRPr="00183817">
        <w:rPr>
          <w:lang w:val="es-ES"/>
        </w:rPr>
        <w:t>dels</w:t>
      </w:r>
      <w:proofErr w:type="spellEnd"/>
      <w:r w:rsidRPr="00183817">
        <w:rPr>
          <w:lang w:val="es-ES"/>
        </w:rPr>
        <w:t xml:space="preserve"> </w:t>
      </w:r>
      <w:proofErr w:type="spellStart"/>
      <w:r w:rsidRPr="00183817">
        <w:rPr>
          <w:lang w:val="es-ES"/>
        </w:rPr>
        <w:t>vostres</w:t>
      </w:r>
      <w:proofErr w:type="spellEnd"/>
      <w:r w:rsidRPr="00183817">
        <w:rPr>
          <w:lang w:val="es-ES"/>
        </w:rPr>
        <w:t xml:space="preserve"> 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294EF2" w15:done="0"/>
  <w15:commentEx w15:paraId="6561E27B" w15:done="0"/>
  <w15:commentEx w15:paraId="6B53F3F2" w15:paraIdParent="6561E27B" w15:done="0"/>
  <w15:commentEx w15:paraId="0553215A" w15:done="0"/>
  <w15:commentEx w15:paraId="4DB6DE99" w15:done="0"/>
  <w15:commentEx w15:paraId="2D6C1FF5" w15:done="0"/>
  <w15:commentEx w15:paraId="732E75AF" w15:done="0"/>
  <w15:commentEx w15:paraId="67A442E2" w15:done="0"/>
  <w15:commentEx w15:paraId="740A381D" w15:done="0"/>
  <w15:commentEx w15:paraId="222436C2" w15:done="0"/>
  <w15:commentEx w15:paraId="325D06BC" w15:done="0"/>
  <w15:commentEx w15:paraId="0B800700" w15:done="0"/>
  <w15:commentEx w15:paraId="0F398658" w15:done="0"/>
  <w15:commentEx w15:paraId="36F7AA56" w15:done="0"/>
  <w15:commentEx w15:paraId="30316113" w15:done="0"/>
  <w15:commentEx w15:paraId="528D1228" w15:done="0"/>
  <w15:commentEx w15:paraId="6EEA12DF" w15:paraIdParent="528D1228" w15:done="0"/>
  <w15:commentEx w15:paraId="5E1D966C" w15:done="0"/>
  <w15:commentEx w15:paraId="24B6D6A8" w15:done="0"/>
  <w15:commentEx w15:paraId="5E01938E" w15:done="0"/>
  <w15:commentEx w15:paraId="40100942" w15:done="0"/>
  <w15:commentEx w15:paraId="6B8F1137" w15:done="0"/>
  <w15:commentEx w15:paraId="732262FB" w15:done="0"/>
  <w15:commentEx w15:paraId="13154D8F" w15:done="0"/>
  <w15:commentEx w15:paraId="0211ED95" w15:done="0"/>
  <w15:commentEx w15:paraId="1D277C3B" w15:done="0"/>
  <w15:commentEx w15:paraId="1C995628" w15:done="0"/>
  <w15:commentEx w15:paraId="4164A3C8" w15:done="0"/>
  <w15:commentEx w15:paraId="35E38B4E" w15:done="0"/>
  <w15:commentEx w15:paraId="279D2872" w15:done="0"/>
  <w15:commentEx w15:paraId="098C22D3" w15:done="0"/>
  <w15:commentEx w15:paraId="05F021BF" w15:done="0"/>
  <w15:commentEx w15:paraId="75CF6F2E" w15:done="0"/>
  <w15:commentEx w15:paraId="5BAD74C6" w15:done="0"/>
  <w15:commentEx w15:paraId="328AAA51" w15:done="0"/>
  <w15:commentEx w15:paraId="275C04B4" w15:done="0"/>
  <w15:commentEx w15:paraId="3755AEC3" w15:done="0"/>
  <w15:commentEx w15:paraId="49AFEB0E" w15:done="0"/>
  <w15:commentEx w15:paraId="7E8FBC40" w15:done="0"/>
  <w15:commentEx w15:paraId="7172C881" w15:done="0"/>
  <w15:commentEx w15:paraId="4A52C3D4" w15:done="0"/>
  <w15:commentEx w15:paraId="19DC4636" w15:paraIdParent="4A52C3D4" w15:done="0"/>
  <w15:commentEx w15:paraId="7042AC39" w15:done="0"/>
  <w15:commentEx w15:paraId="22FE09B8" w15:done="0"/>
  <w15:commentEx w15:paraId="54C70CC3" w15:done="0"/>
  <w15:commentEx w15:paraId="06C7985C" w15:done="0"/>
  <w15:commentEx w15:paraId="322CC3F6" w15:done="0"/>
  <w15:commentEx w15:paraId="7A66733B" w15:done="0"/>
  <w15:commentEx w15:paraId="67AB6161" w15:done="0"/>
  <w15:commentEx w15:paraId="34C3B1E9" w15:done="0"/>
  <w15:commentEx w15:paraId="723435D1" w15:done="0"/>
  <w15:commentEx w15:paraId="73ED8D80" w15:done="0"/>
  <w15:commentEx w15:paraId="7C74104B" w15:done="0"/>
  <w15:commentEx w15:paraId="7B5A60A8" w15:done="0"/>
  <w15:commentEx w15:paraId="553B024B" w15:done="0"/>
  <w15:commentEx w15:paraId="53D3DB6D" w15:done="0"/>
  <w15:commentEx w15:paraId="0195B8D2" w15:done="0"/>
  <w15:commentEx w15:paraId="46ACDFA1" w15:done="0"/>
  <w15:commentEx w15:paraId="031977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5F72A" w16cex:dateUtc="2020-12-17T14:26:00Z"/>
  <w16cex:commentExtensible w16cex:durableId="2369D3F0" w16cex:dateUtc="2020-11-26T06:12:00Z"/>
  <w16cex:commentExtensible w16cex:durableId="236B9734" w16cex:dateUtc="2020-11-27T14:17:00Z"/>
  <w16cex:commentExtensible w16cex:durableId="238628B9" w16cex:dateUtc="2020-12-17T17:58:00Z"/>
  <w16cex:commentExtensible w16cex:durableId="23862930" w16cex:dateUtc="2020-12-17T18:00:00Z"/>
  <w16cex:commentExtensible w16cex:durableId="238703BF" w16cex:dateUtc="2020-12-18T09:32:00Z"/>
  <w16cex:commentExtensible w16cex:durableId="23870A2A" w16cex:dateUtc="2020-12-18T09:59:00Z"/>
  <w16cex:commentExtensible w16cex:durableId="23870A6B" w16cex:dateUtc="2020-12-18T10:00:00Z"/>
  <w16cex:commentExtensible w16cex:durableId="23862D14" w16cex:dateUtc="2020-12-17T18:16:00Z"/>
  <w16cex:commentExtensible w16cex:durableId="2369D863" w16cex:dateUtc="2020-11-26T06:31:00Z"/>
  <w16cex:commentExtensible w16cex:durableId="2369D93E" w16cex:dateUtc="2020-11-26T06:35:00Z"/>
  <w16cex:commentExtensible w16cex:durableId="2386F4D6" w16cex:dateUtc="2020-12-18T08:28:00Z"/>
  <w16cex:commentExtensible w16cex:durableId="23863141" w16cex:dateUtc="2020-12-17T18:34:00Z"/>
  <w16cex:commentExtensible w16cex:durableId="2386F57F" w16cex:dateUtc="2020-12-18T08:31:00Z"/>
  <w16cex:commentExtensible w16cex:durableId="23872361" w16cex:dateUtc="2020-12-18T11:47:00Z"/>
  <w16cex:commentExtensible w16cex:durableId="23863117" w16cex:dateUtc="2020-12-17T18:33:00Z"/>
  <w16cex:commentExtensible w16cex:durableId="238720C7" w16cex:dateUtc="2020-12-18T11:36:00Z"/>
  <w16cex:commentExtensible w16cex:durableId="23870625" w16cex:dateUtc="2020-12-18T09:42:00Z"/>
  <w16cex:commentExtensible w16cex:durableId="238713D6" w16cex:dateUtc="2020-12-18T10:41:00Z"/>
  <w16cex:commentExtensible w16cex:durableId="2387217B" w16cex:dateUtc="2020-12-18T11:39:00Z"/>
  <w16cex:commentExtensible w16cex:durableId="2387078A" w16cex:dateUtc="2020-12-08T20:45:00Z"/>
  <w16cex:commentExtensible w16cex:durableId="2386358B" w16cex:dateUtc="2020-12-17T18:52:00Z"/>
  <w16cex:commentExtensible w16cex:durableId="238714B7" w16cex:dateUtc="2020-12-18T10:44:00Z"/>
  <w16cex:commentExtensible w16cex:durableId="236A1097" w16cex:dateUtc="2020-11-26T10:31:00Z"/>
  <w16cex:commentExtensible w16cex:durableId="237A702D" w16cex:dateUtc="2020-12-08T20:35:00Z"/>
  <w16cex:commentExtensible w16cex:durableId="236A1271" w16cex:dateUtc="2020-11-26T10:39:00Z"/>
  <w16cex:commentExtensible w16cex:durableId="236A131E" w16cex:dateUtc="2020-11-26T10:42:00Z"/>
  <w16cex:commentExtensible w16cex:durableId="238642AB" w16cex:dateUtc="2020-12-17T19:48:00Z"/>
  <w16cex:commentExtensible w16cex:durableId="236A139D" w16cex:dateUtc="2020-11-26T10:44:00Z"/>
  <w16cex:commentExtensible w16cex:durableId="236A13D0" w16cex:dateUtc="2020-11-26T10:45:00Z"/>
  <w16cex:commentExtensible w16cex:durableId="2386431C" w16cex:dateUtc="2020-12-17T19:50:00Z"/>
  <w16cex:commentExtensible w16cex:durableId="2386442F" w16cex:dateUtc="2020-12-17T19:55:00Z"/>
  <w16cex:commentExtensible w16cex:durableId="238643B9" w16cex:dateUtc="2020-12-17T19:53:00Z"/>
  <w16cex:commentExtensible w16cex:durableId="236A153D" w16cex:dateUtc="2020-11-26T10:51:00Z"/>
  <w16cex:commentExtensible w16cex:durableId="238644C9" w16cex:dateUtc="2020-12-17T19:57:00Z"/>
  <w16cex:commentExtensible w16cex:durableId="238644FA" w16cex:dateUtc="2020-12-17T19:58:00Z"/>
  <w16cex:commentExtensible w16cex:durableId="236A15C1" w16cex:dateUtc="2020-11-26T10:53:00Z"/>
  <w16cex:commentExtensible w16cex:durableId="236A1614" w16cex:dateUtc="2020-11-26T10:55:00Z"/>
  <w16cex:commentExtensible w16cex:durableId="237A71B4" w16cex:dateUtc="2020-12-08T20:42:00Z"/>
  <w16cex:commentExtensible w16cex:durableId="23872855" w16cex:dateUtc="2020-12-18T12:08:00Z"/>
  <w16cex:commentExtensible w16cex:durableId="236A15ED" w16cex:dateUtc="2020-11-26T10:54:00Z"/>
  <w16cex:commentExtensible w16cex:durableId="23872299" w16cex:dateUtc="2020-12-18T11:44:00Z"/>
  <w16cex:commentExtensible w16cex:durableId="236A165D" w16cex:dateUtc="2020-11-26T10:56:00Z"/>
  <w16cex:commentExtensible w16cex:durableId="238630E9" w16cex:dateUtc="2020-11-26T10:08:00Z"/>
  <w16cex:commentExtensible w16cex:durableId="2387196F" w16cex:dateUtc="2020-12-18T11:05:00Z"/>
  <w16cex:commentExtensible w16cex:durableId="238630E8" w16cex:dateUtc="2020-11-26T10:12:00Z"/>
  <w16cex:commentExtensible w16cex:durableId="238630E7" w16cex:dateUtc="2020-11-26T10:11:00Z"/>
  <w16cex:commentExtensible w16cex:durableId="238630E6" w16cex:dateUtc="2020-11-26T10:11:00Z"/>
  <w16cex:commentExtensible w16cex:durableId="238630E5" w16cex:dateUtc="2020-11-26T10:17:00Z"/>
  <w16cex:commentExtensible w16cex:durableId="238630E4" w16cex:dateUtc="2020-11-26T10:17:00Z"/>
  <w16cex:commentExtensible w16cex:durableId="237A731C" w16cex:dateUtc="2020-12-08T20:48:00Z"/>
  <w16cex:commentExtensible w16cex:durableId="23870701" w16cex:dateUtc="2020-11-26T06:55:00Z"/>
  <w16cex:commentExtensible w16cex:durableId="23871825" w16cex:dateUtc="2020-12-18T10:59:00Z"/>
  <w16cex:commentExtensible w16cex:durableId="23870700" w16cex:dateUtc="2020-11-26T06:57:00Z"/>
  <w16cex:commentExtensible w16cex:durableId="238706FF" w16cex:dateUtc="2020-11-26T07:02:00Z"/>
  <w16cex:commentExtensible w16cex:durableId="238706FD" w16cex:dateUtc="2020-11-26T09:35:00Z"/>
  <w16cex:commentExtensible w16cex:durableId="2387192A" w16cex:dateUtc="2020-12-18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294EF2" w16cid:durableId="2385F72A"/>
  <w16cid:commentId w16cid:paraId="6561E27B" w16cid:durableId="2369D3F0"/>
  <w16cid:commentId w16cid:paraId="6B53F3F2" w16cid:durableId="236B9734"/>
  <w16cid:commentId w16cid:paraId="0553215A" w16cid:durableId="238628B9"/>
  <w16cid:commentId w16cid:paraId="4DB6DE99" w16cid:durableId="23862930"/>
  <w16cid:commentId w16cid:paraId="2D6C1FF5" w16cid:durableId="238703BF"/>
  <w16cid:commentId w16cid:paraId="732E75AF" w16cid:durableId="23870A2A"/>
  <w16cid:commentId w16cid:paraId="67A442E2" w16cid:durableId="23870A6B"/>
  <w16cid:commentId w16cid:paraId="740A381D" w16cid:durableId="23862D14"/>
  <w16cid:commentId w16cid:paraId="222436C2" w16cid:durableId="2369D863"/>
  <w16cid:commentId w16cid:paraId="325D06BC" w16cid:durableId="2369D93E"/>
  <w16cid:commentId w16cid:paraId="0B800700" w16cid:durableId="2386F4D6"/>
  <w16cid:commentId w16cid:paraId="0F398658" w16cid:durableId="23863141"/>
  <w16cid:commentId w16cid:paraId="36F7AA56" w16cid:durableId="2386F57F"/>
  <w16cid:commentId w16cid:paraId="30316113" w16cid:durableId="23872361"/>
  <w16cid:commentId w16cid:paraId="528D1228" w16cid:durableId="23863117"/>
  <w16cid:commentId w16cid:paraId="6EEA12DF" w16cid:durableId="238720C7"/>
  <w16cid:commentId w16cid:paraId="5E1D966C" w16cid:durableId="23870625"/>
  <w16cid:commentId w16cid:paraId="24B6D6A8" w16cid:durableId="238713D6"/>
  <w16cid:commentId w16cid:paraId="5E01938E" w16cid:durableId="2387217B"/>
  <w16cid:commentId w16cid:paraId="40100942" w16cid:durableId="2387078A"/>
  <w16cid:commentId w16cid:paraId="6B8F1137" w16cid:durableId="2386358B"/>
  <w16cid:commentId w16cid:paraId="732262FB" w16cid:durableId="238714B7"/>
  <w16cid:commentId w16cid:paraId="13154D8F" w16cid:durableId="236A1097"/>
  <w16cid:commentId w16cid:paraId="0211ED95" w16cid:durableId="237A702D"/>
  <w16cid:commentId w16cid:paraId="1D277C3B" w16cid:durableId="236A1271"/>
  <w16cid:commentId w16cid:paraId="1C995628" w16cid:durableId="236A131E"/>
  <w16cid:commentId w16cid:paraId="4164A3C8" w16cid:durableId="238642AB"/>
  <w16cid:commentId w16cid:paraId="35E38B4E" w16cid:durableId="236A139D"/>
  <w16cid:commentId w16cid:paraId="279D2872" w16cid:durableId="236A13D0"/>
  <w16cid:commentId w16cid:paraId="098C22D3" w16cid:durableId="2386431C"/>
  <w16cid:commentId w16cid:paraId="05F021BF" w16cid:durableId="2386442F"/>
  <w16cid:commentId w16cid:paraId="75CF6F2E" w16cid:durableId="238643B9"/>
  <w16cid:commentId w16cid:paraId="5BAD74C6" w16cid:durableId="236A153D"/>
  <w16cid:commentId w16cid:paraId="328AAA51" w16cid:durableId="238644C9"/>
  <w16cid:commentId w16cid:paraId="275C04B4" w16cid:durableId="238644FA"/>
  <w16cid:commentId w16cid:paraId="3755AEC3" w16cid:durableId="236A15C1"/>
  <w16cid:commentId w16cid:paraId="49AFEB0E" w16cid:durableId="236A1614"/>
  <w16cid:commentId w16cid:paraId="7E8FBC40" w16cid:durableId="237A71B4"/>
  <w16cid:commentId w16cid:paraId="7172C881" w16cid:durableId="23872855"/>
  <w16cid:commentId w16cid:paraId="4A52C3D4" w16cid:durableId="236A15ED"/>
  <w16cid:commentId w16cid:paraId="19DC4636" w16cid:durableId="23872299"/>
  <w16cid:commentId w16cid:paraId="7042AC39" w16cid:durableId="236A165D"/>
  <w16cid:commentId w16cid:paraId="22FE09B8" w16cid:durableId="238630E9"/>
  <w16cid:commentId w16cid:paraId="54C70CC3" w16cid:durableId="2387196F"/>
  <w16cid:commentId w16cid:paraId="06C7985C" w16cid:durableId="238630E8"/>
  <w16cid:commentId w16cid:paraId="322CC3F6" w16cid:durableId="238630E7"/>
  <w16cid:commentId w16cid:paraId="7A66733B" w16cid:durableId="238630E6"/>
  <w16cid:commentId w16cid:paraId="67AB6161" w16cid:durableId="238630E5"/>
  <w16cid:commentId w16cid:paraId="34C3B1E9" w16cid:durableId="238630E4"/>
  <w16cid:commentId w16cid:paraId="723435D1" w16cid:durableId="237A731C"/>
  <w16cid:commentId w16cid:paraId="73ED8D80" w16cid:durableId="23870701"/>
  <w16cid:commentId w16cid:paraId="7C74104B" w16cid:durableId="23871825"/>
  <w16cid:commentId w16cid:paraId="7B5A60A8" w16cid:durableId="23870700"/>
  <w16cid:commentId w16cid:paraId="553B024B" w16cid:durableId="238706FF"/>
  <w16cid:commentId w16cid:paraId="53D3DB6D" w16cid:durableId="238706FE"/>
  <w16cid:commentId w16cid:paraId="0195B8D2" w16cid:durableId="238706FD"/>
  <w16cid:commentId w16cid:paraId="46ACDFA1" w16cid:durableId="2387192A"/>
  <w16cid:commentId w16cid:paraId="0319772E" w16cid:durableId="23663D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53AF" w:rsidRDefault="000453AF" w14:paraId="083DD6F8" w14:textId="77777777">
      <w:pPr>
        <w:spacing w:line="240" w:lineRule="auto"/>
      </w:pPr>
      <w:r>
        <w:separator/>
      </w:r>
    </w:p>
  </w:endnote>
  <w:endnote w:type="continuationSeparator" w:id="0">
    <w:p w:rsidR="000453AF" w:rsidRDefault="000453AF" w14:paraId="2C8219B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TCSymbolStd-Medium">
    <w:altName w:val="Times New Roman"/>
    <w:panose1 w:val="00000000000000000000"/>
    <w:charset w:val="00"/>
    <w:family w:val="roman"/>
    <w:notTrueType/>
    <w:pitch w:val="default"/>
  </w:font>
  <w:font w:name="ITCSymbolStd-MediumItalic">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dvP8C43">
    <w:altName w:val="Cambria"/>
    <w:panose1 w:val="00000000000000000000"/>
    <w:charset w:val="00"/>
    <w:family w:val="roman"/>
    <w:notTrueType/>
    <w:pitch w:val="default"/>
    <w:sig w:usb0="00000003" w:usb1="00000000" w:usb2="00000000" w:usb3="00000000" w:csb0="00000001" w:csb1="00000000"/>
  </w:font>
  <w:font w:name="AdvP8C4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6114" w:rsidRDefault="004B6114" w14:paraId="4BF21C89" w14:textId="77777777">
    <w:pPr>
      <w:widowControl w:val="0"/>
      <w:pBdr>
        <w:top w:val="nil"/>
        <w:left w:val="nil"/>
        <w:bottom w:val="nil"/>
        <w:right w:val="nil"/>
        <w:between w:val="nil"/>
      </w:pBdr>
      <w:spacing w:line="276" w:lineRule="auto"/>
    </w:pPr>
  </w:p>
  <w:tbl>
    <w:tblPr>
      <w:tblStyle w:val="1"/>
      <w:tblW w:w="9288" w:type="dxa"/>
      <w:tblInd w:w="0" w:type="dxa"/>
      <w:tblLayout w:type="fixed"/>
      <w:tblLook w:val="0000" w:firstRow="0" w:lastRow="0" w:firstColumn="0" w:lastColumn="0" w:noHBand="0" w:noVBand="0"/>
    </w:tblPr>
    <w:tblGrid>
      <w:gridCol w:w="3070"/>
      <w:gridCol w:w="3070"/>
      <w:gridCol w:w="3148"/>
    </w:tblGrid>
    <w:tr w:rsidR="004B6114" w14:paraId="7B4F6D6A" w14:textId="77777777">
      <w:trPr>
        <w:trHeight w:val="426"/>
      </w:trPr>
      <w:tc>
        <w:tcPr>
          <w:tcW w:w="3070" w:type="dxa"/>
        </w:tcPr>
        <w:p w:rsidR="004B6114" w:rsidRDefault="004B6114" w14:paraId="223D8CC9" w14:textId="77777777">
          <w:pPr>
            <w:pBdr>
              <w:top w:val="nil"/>
              <w:left w:val="nil"/>
              <w:bottom w:val="nil"/>
              <w:right w:val="nil"/>
              <w:between w:val="nil"/>
            </w:pBdr>
            <w:tabs>
              <w:tab w:val="center" w:pos="4252"/>
              <w:tab w:val="right" w:pos="8504"/>
            </w:tabs>
            <w:jc w:val="right"/>
            <w:rPr>
              <w:rFonts w:ascii="Arial Nova" w:hAnsi="Arial Nova" w:eastAsia="Arial Nova" w:cs="Arial Nova"/>
              <w:color w:val="000000"/>
              <w:sz w:val="16"/>
              <w:szCs w:val="16"/>
            </w:rPr>
          </w:pPr>
        </w:p>
      </w:tc>
      <w:tc>
        <w:tcPr>
          <w:tcW w:w="3070" w:type="dxa"/>
        </w:tcPr>
        <w:p w:rsidR="004B6114" w:rsidRDefault="004B6114" w14:paraId="2E4ECCC5" w14:textId="77777777">
          <w:pPr>
            <w:pBdr>
              <w:top w:val="nil"/>
              <w:left w:val="nil"/>
              <w:bottom w:val="nil"/>
              <w:right w:val="nil"/>
              <w:between w:val="nil"/>
            </w:pBdr>
            <w:tabs>
              <w:tab w:val="center" w:pos="4252"/>
              <w:tab w:val="right" w:pos="8504"/>
            </w:tabs>
            <w:jc w:val="right"/>
            <w:rPr>
              <w:rFonts w:ascii="Arial Nova" w:hAnsi="Arial Nova" w:eastAsia="Arial Nova" w:cs="Arial Nova"/>
              <w:color w:val="000000"/>
              <w:sz w:val="16"/>
              <w:szCs w:val="16"/>
            </w:rPr>
          </w:pPr>
        </w:p>
      </w:tc>
      <w:tc>
        <w:tcPr>
          <w:tcW w:w="3148" w:type="dxa"/>
        </w:tcPr>
        <w:p w:rsidR="004B6114" w:rsidRDefault="004B6114" w14:paraId="20125B90" w14:textId="77777777">
          <w:pPr>
            <w:pBdr>
              <w:top w:val="nil"/>
              <w:left w:val="nil"/>
              <w:bottom w:val="nil"/>
              <w:right w:val="nil"/>
              <w:between w:val="nil"/>
            </w:pBdr>
            <w:tabs>
              <w:tab w:val="center" w:pos="4252"/>
              <w:tab w:val="right" w:pos="8504"/>
            </w:tabs>
            <w:jc w:val="right"/>
            <w:rPr>
              <w:rFonts w:ascii="Arial Nova" w:hAnsi="Arial Nova" w:eastAsia="Arial Nova" w:cs="Arial Nova"/>
              <w:color w:val="000000"/>
              <w:sz w:val="16"/>
              <w:szCs w:val="16"/>
            </w:rPr>
          </w:pPr>
          <w:r>
            <w:rPr>
              <w:rFonts w:ascii="Arial Nova" w:hAnsi="Arial Nova" w:eastAsia="Arial Nova" w:cs="Arial Nova"/>
              <w:color w:val="000000"/>
              <w:sz w:val="16"/>
              <w:szCs w:val="16"/>
            </w:rPr>
            <w:t xml:space="preserve">Pág. </w:t>
          </w:r>
          <w:r>
            <w:rPr>
              <w:rFonts w:ascii="Arial Nova" w:hAnsi="Arial Nova" w:eastAsia="Arial Nova" w:cs="Arial Nova"/>
              <w:color w:val="000000"/>
              <w:sz w:val="16"/>
              <w:szCs w:val="16"/>
            </w:rPr>
            <w:fldChar w:fldCharType="begin"/>
          </w:r>
          <w:r>
            <w:rPr>
              <w:rFonts w:ascii="Arial Nova" w:hAnsi="Arial Nova" w:eastAsia="Arial Nova" w:cs="Arial Nova"/>
              <w:color w:val="000000"/>
              <w:sz w:val="16"/>
              <w:szCs w:val="16"/>
            </w:rPr>
            <w:instrText>PAGE</w:instrText>
          </w:r>
          <w:r>
            <w:rPr>
              <w:rFonts w:ascii="Arial Nova" w:hAnsi="Arial Nova" w:eastAsia="Arial Nova" w:cs="Arial Nova"/>
              <w:color w:val="000000"/>
              <w:sz w:val="16"/>
              <w:szCs w:val="16"/>
            </w:rPr>
            <w:fldChar w:fldCharType="separate"/>
          </w:r>
          <w:r>
            <w:rPr>
              <w:rFonts w:ascii="Arial Nova" w:hAnsi="Arial Nova" w:eastAsia="Arial Nova" w:cs="Arial Nova"/>
              <w:noProof/>
              <w:color w:val="000000"/>
              <w:sz w:val="16"/>
              <w:szCs w:val="16"/>
            </w:rPr>
            <w:t>18</w:t>
          </w:r>
          <w:r>
            <w:rPr>
              <w:rFonts w:ascii="Arial Nova" w:hAnsi="Arial Nova" w:eastAsia="Arial Nova" w:cs="Arial Nova"/>
              <w:color w:val="000000"/>
              <w:sz w:val="16"/>
              <w:szCs w:val="16"/>
            </w:rPr>
            <w:fldChar w:fldCharType="end"/>
          </w:r>
          <w:r>
            <w:rPr>
              <w:rFonts w:ascii="Arial Nova" w:hAnsi="Arial Nova" w:eastAsia="Arial Nova" w:cs="Arial Nova"/>
              <w:color w:val="000000"/>
              <w:sz w:val="16"/>
              <w:szCs w:val="16"/>
            </w:rPr>
            <w:t xml:space="preserve"> de </w:t>
          </w:r>
          <w:r>
            <w:rPr>
              <w:rFonts w:ascii="Arial Nova" w:hAnsi="Arial Nova" w:eastAsia="Arial Nova" w:cs="Arial Nova"/>
              <w:color w:val="000000"/>
              <w:sz w:val="16"/>
              <w:szCs w:val="16"/>
            </w:rPr>
            <w:fldChar w:fldCharType="begin"/>
          </w:r>
          <w:r>
            <w:rPr>
              <w:rFonts w:ascii="Arial Nova" w:hAnsi="Arial Nova" w:eastAsia="Arial Nova" w:cs="Arial Nova"/>
              <w:color w:val="000000"/>
              <w:sz w:val="16"/>
              <w:szCs w:val="16"/>
            </w:rPr>
            <w:instrText>NUMPAGES</w:instrText>
          </w:r>
          <w:r>
            <w:rPr>
              <w:rFonts w:ascii="Arial Nova" w:hAnsi="Arial Nova" w:eastAsia="Arial Nova" w:cs="Arial Nova"/>
              <w:color w:val="000000"/>
              <w:sz w:val="16"/>
              <w:szCs w:val="16"/>
            </w:rPr>
            <w:fldChar w:fldCharType="separate"/>
          </w:r>
          <w:r>
            <w:rPr>
              <w:rFonts w:ascii="Arial Nova" w:hAnsi="Arial Nova" w:eastAsia="Arial Nova" w:cs="Arial Nova"/>
              <w:noProof/>
              <w:color w:val="000000"/>
              <w:sz w:val="16"/>
              <w:szCs w:val="16"/>
            </w:rPr>
            <w:t>23</w:t>
          </w:r>
          <w:r>
            <w:rPr>
              <w:rFonts w:ascii="Arial Nova" w:hAnsi="Arial Nova" w:eastAsia="Arial Nova" w:cs="Arial Nova"/>
              <w:color w:val="000000"/>
              <w:sz w:val="16"/>
              <w:szCs w:val="16"/>
            </w:rPr>
            <w:fldChar w:fldCharType="end"/>
          </w:r>
        </w:p>
      </w:tc>
    </w:tr>
  </w:tbl>
  <w:p w:rsidR="004B6114" w:rsidRDefault="004B6114" w14:paraId="31256E00" w14:textId="77777777"/>
  <w:p w:rsidR="004B6114" w:rsidRDefault="004B6114" w14:paraId="03F9BE76" w14:textId="77777777"/>
  <w:p w:rsidR="004B6114" w:rsidRDefault="004B6114" w14:paraId="1F0C5AC9"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53AF" w:rsidRDefault="000453AF" w14:paraId="29763E96" w14:textId="77777777">
      <w:pPr>
        <w:spacing w:line="240" w:lineRule="auto"/>
      </w:pPr>
      <w:r>
        <w:separator/>
      </w:r>
    </w:p>
  </w:footnote>
  <w:footnote w:type="continuationSeparator" w:id="0">
    <w:p w:rsidR="000453AF" w:rsidRDefault="000453AF" w14:paraId="4C9173C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6114" w:rsidRDefault="004B6114" w14:paraId="63C560E0" w14:textId="77777777"/>
  <w:p w:rsidR="004B6114" w:rsidRDefault="004B6114" w14:paraId="26226537" w14:textId="77777777"/>
  <w:p w:rsidR="004B6114" w:rsidRDefault="004B6114" w14:paraId="1091C1C8" w14:textId="77777777"/>
  <w:p w:rsidR="004B6114" w:rsidRDefault="004B6114" w14:paraId="42C3BE1E" w14:textId="77777777"/>
  <w:p w:rsidR="004B6114" w:rsidRDefault="004B6114" w14:paraId="6A616208" w14:textId="77777777"/>
  <w:p w:rsidR="004B6114" w:rsidRDefault="004B6114" w14:paraId="34FAC4A5" w14:textId="77777777"/>
  <w:p w:rsidR="004B6114" w:rsidRDefault="004B6114" w14:paraId="1356AB76" w14:textId="77777777"/>
  <w:p w:rsidR="004B6114" w:rsidRDefault="004B6114" w14:paraId="7EFC8636"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4B6114" w:rsidRDefault="004B6114" w14:paraId="2E1CF5F0" w14:textId="77777777">
    <w:pPr>
      <w:widowControl w:val="0"/>
      <w:pBdr>
        <w:top w:val="nil"/>
        <w:left w:val="nil"/>
        <w:bottom w:val="nil"/>
        <w:right w:val="nil"/>
        <w:between w:val="nil"/>
      </w:pBdr>
      <w:spacing w:line="276" w:lineRule="auto"/>
      <w:rPr>
        <w:rFonts w:ascii="Arial Nova" w:hAnsi="Arial Nova" w:eastAsia="Arial Nova" w:cs="Arial Nova"/>
        <w:sz w:val="22"/>
        <w:szCs w:val="22"/>
      </w:rPr>
    </w:pPr>
  </w:p>
  <w:tbl>
    <w:tblPr>
      <w:tblStyle w:val="2"/>
      <w:tblW w:w="8785" w:type="dxa"/>
      <w:tblInd w:w="0" w:type="dxa"/>
      <w:tblBorders>
        <w:top w:val="nil"/>
        <w:left w:val="nil"/>
        <w:bottom w:val="nil"/>
        <w:right w:val="nil"/>
        <w:insideH w:val="single" w:color="000000" w:sz="4" w:space="0"/>
        <w:insideV w:val="single" w:color="000000" w:sz="4" w:space="0"/>
      </w:tblBorders>
      <w:tblLayout w:type="fixed"/>
      <w:tblLook w:val="0000" w:firstRow="0" w:lastRow="0" w:firstColumn="0" w:lastColumn="0" w:noHBand="0" w:noVBand="0"/>
    </w:tblPr>
    <w:tblGrid>
      <w:gridCol w:w="8785"/>
    </w:tblGrid>
    <w:tr w:rsidR="004B6114" w:rsidTr="2FB996AD" w14:paraId="18A1686B" w14:textId="77777777">
      <w:trPr>
        <w:trHeight w:val="394"/>
      </w:trPr>
      <w:tc>
        <w:tcPr>
          <w:tcW w:w="8785" w:type="dxa"/>
          <w:tcMar/>
        </w:tcPr>
        <w:p w:rsidR="004B6114" w:rsidRDefault="004B6114" w14:paraId="2813BF5F" w14:textId="77777777">
          <w:pPr>
            <w:pBdr>
              <w:top w:val="nil"/>
              <w:left w:val="nil"/>
              <w:bottom w:val="nil"/>
              <w:right w:val="nil"/>
              <w:between w:val="nil"/>
            </w:pBdr>
            <w:tabs>
              <w:tab w:val="center" w:pos="4252"/>
              <w:tab w:val="right" w:pos="8504"/>
            </w:tabs>
            <w:jc w:val="right"/>
            <w:rPr>
              <w:color w:val="000000"/>
              <w:sz w:val="18"/>
              <w:szCs w:val="18"/>
            </w:rPr>
          </w:pPr>
          <w:r>
            <w:rPr>
              <w:noProof/>
              <w:color w:val="000000"/>
              <w:sz w:val="18"/>
              <w:szCs w:val="18"/>
              <w:lang w:val="ca-ES"/>
            </w:rPr>
            <w:drawing>
              <wp:inline distT="0" distB="0" distL="114300" distR="114300" wp14:anchorId="6E83509E" wp14:editId="3EB8A0D4">
                <wp:extent cx="2029460" cy="34417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029460" cy="344170"/>
                        </a:xfrm>
                        <a:prstGeom prst="rect">
                          <a:avLst/>
                        </a:prstGeom>
                        <a:ln/>
                      </pic:spPr>
                    </pic:pic>
                  </a:graphicData>
                </a:graphic>
              </wp:inline>
            </w:drawing>
          </w:r>
          <w:r w:rsidR="2FB996AD">
            <w:rPr>
              <w:color w:val="000000"/>
              <w:sz w:val="18"/>
              <w:szCs w:val="18"/>
            </w:rPr>
            <w:t xml:space="preserve">    </w:t>
          </w:r>
          <w:r>
            <w:rPr>
              <w:noProof/>
              <w:color w:val="000000"/>
              <w:sz w:val="18"/>
              <w:szCs w:val="18"/>
              <w:lang w:val="ca-ES"/>
            </w:rPr>
            <w:drawing>
              <wp:inline distT="0" distB="0" distL="114300" distR="114300" wp14:anchorId="4BFEC05A" wp14:editId="072626A6">
                <wp:extent cx="1221105" cy="32004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1221105" cy="320040"/>
                        </a:xfrm>
                        <a:prstGeom prst="rect">
                          <a:avLst/>
                        </a:prstGeom>
                        <a:ln/>
                      </pic:spPr>
                    </pic:pic>
                  </a:graphicData>
                </a:graphic>
              </wp:inline>
            </w:drawing>
          </w:r>
        </w:p>
      </w:tc>
    </w:tr>
  </w:tbl>
  <w:p w:rsidR="004B6114" w:rsidRDefault="004B6114" w14:paraId="032FA099"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41E9"/>
    <w:multiLevelType w:val="hybridMultilevel"/>
    <w:tmpl w:val="A11ACE92"/>
    <w:lvl w:ilvl="0" w:tplc="36AA9F90">
      <w:start w:val="1"/>
      <w:numFmt w:val="bullet"/>
      <w:pStyle w:val="Enumeracinvieta"/>
      <w:lvlText w:val=""/>
      <w:lvlJc w:val="left"/>
      <w:pPr>
        <w:tabs>
          <w:tab w:val="num" w:pos="720"/>
        </w:tabs>
        <w:ind w:left="720" w:hanging="360"/>
      </w:pPr>
      <w:rPr>
        <w:rFonts w:hint="default" w:ascii="Wingdings" w:hAnsi="Wingdings"/>
        <w:color w:val="800000"/>
        <w:sz w:val="20"/>
        <w:szCs w:val="20"/>
      </w:rPr>
    </w:lvl>
    <w:lvl w:ilvl="1" w:tplc="0C0A0003" w:tentative="1">
      <w:start w:val="1"/>
      <w:numFmt w:val="bullet"/>
      <w:lvlText w:val="o"/>
      <w:lvlJc w:val="left"/>
      <w:pPr>
        <w:tabs>
          <w:tab w:val="num" w:pos="1440"/>
        </w:tabs>
        <w:ind w:left="1440" w:hanging="360"/>
      </w:pPr>
      <w:rPr>
        <w:rFonts w:hint="default" w:ascii="Courier New" w:hAnsi="Courier New" w:cs="Courier New"/>
      </w:rPr>
    </w:lvl>
    <w:lvl w:ilvl="2" w:tplc="0C0A0005" w:tentative="1">
      <w:start w:val="1"/>
      <w:numFmt w:val="bullet"/>
      <w:lvlText w:val=""/>
      <w:lvlJc w:val="left"/>
      <w:pPr>
        <w:tabs>
          <w:tab w:val="num" w:pos="2160"/>
        </w:tabs>
        <w:ind w:left="2160" w:hanging="360"/>
      </w:pPr>
      <w:rPr>
        <w:rFonts w:hint="default" w:ascii="Wingdings" w:hAnsi="Wingdings"/>
      </w:rPr>
    </w:lvl>
    <w:lvl w:ilvl="3" w:tplc="0C0A0001" w:tentative="1">
      <w:start w:val="1"/>
      <w:numFmt w:val="bullet"/>
      <w:lvlText w:val=""/>
      <w:lvlJc w:val="left"/>
      <w:pPr>
        <w:tabs>
          <w:tab w:val="num" w:pos="2880"/>
        </w:tabs>
        <w:ind w:left="2880" w:hanging="360"/>
      </w:pPr>
      <w:rPr>
        <w:rFonts w:hint="default" w:ascii="Symbol" w:hAnsi="Symbol"/>
      </w:rPr>
    </w:lvl>
    <w:lvl w:ilvl="4" w:tplc="0C0A0003" w:tentative="1">
      <w:start w:val="1"/>
      <w:numFmt w:val="bullet"/>
      <w:lvlText w:val="o"/>
      <w:lvlJc w:val="left"/>
      <w:pPr>
        <w:tabs>
          <w:tab w:val="num" w:pos="3600"/>
        </w:tabs>
        <w:ind w:left="3600" w:hanging="360"/>
      </w:pPr>
      <w:rPr>
        <w:rFonts w:hint="default" w:ascii="Courier New" w:hAnsi="Courier New" w:cs="Courier New"/>
      </w:rPr>
    </w:lvl>
    <w:lvl w:ilvl="5" w:tplc="0C0A0005" w:tentative="1">
      <w:start w:val="1"/>
      <w:numFmt w:val="bullet"/>
      <w:lvlText w:val=""/>
      <w:lvlJc w:val="left"/>
      <w:pPr>
        <w:tabs>
          <w:tab w:val="num" w:pos="4320"/>
        </w:tabs>
        <w:ind w:left="4320" w:hanging="360"/>
      </w:pPr>
      <w:rPr>
        <w:rFonts w:hint="default" w:ascii="Wingdings" w:hAnsi="Wingdings"/>
      </w:rPr>
    </w:lvl>
    <w:lvl w:ilvl="6" w:tplc="0C0A0001" w:tentative="1">
      <w:start w:val="1"/>
      <w:numFmt w:val="bullet"/>
      <w:lvlText w:val=""/>
      <w:lvlJc w:val="left"/>
      <w:pPr>
        <w:tabs>
          <w:tab w:val="num" w:pos="5040"/>
        </w:tabs>
        <w:ind w:left="5040" w:hanging="360"/>
      </w:pPr>
      <w:rPr>
        <w:rFonts w:hint="default" w:ascii="Symbol" w:hAnsi="Symbol"/>
      </w:rPr>
    </w:lvl>
    <w:lvl w:ilvl="7" w:tplc="0C0A0003" w:tentative="1">
      <w:start w:val="1"/>
      <w:numFmt w:val="bullet"/>
      <w:lvlText w:val="o"/>
      <w:lvlJc w:val="left"/>
      <w:pPr>
        <w:tabs>
          <w:tab w:val="num" w:pos="5760"/>
        </w:tabs>
        <w:ind w:left="5760" w:hanging="360"/>
      </w:pPr>
      <w:rPr>
        <w:rFonts w:hint="default" w:ascii="Courier New" w:hAnsi="Courier New" w:cs="Courier New"/>
      </w:rPr>
    </w:lvl>
    <w:lvl w:ilvl="8" w:tplc="0C0A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4304BA7"/>
    <w:multiLevelType w:val="multilevel"/>
    <w:tmpl w:val="12189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6615CB"/>
    <w:multiLevelType w:val="multilevel"/>
    <w:tmpl w:val="98D0F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30AB9"/>
    <w:multiLevelType w:val="multilevel"/>
    <w:tmpl w:val="04AC8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777D82"/>
    <w:multiLevelType w:val="multilevel"/>
    <w:tmpl w:val="75666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A811A5"/>
    <w:multiLevelType w:val="multilevel"/>
    <w:tmpl w:val="4404B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8C20784"/>
    <w:multiLevelType w:val="multilevel"/>
    <w:tmpl w:val="17BE1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D472A7"/>
    <w:multiLevelType w:val="multilevel"/>
    <w:tmpl w:val="93B88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163159"/>
    <w:multiLevelType w:val="multilevel"/>
    <w:tmpl w:val="CEF4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C37E11"/>
    <w:multiLevelType w:val="multilevel"/>
    <w:tmpl w:val="315AA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052E32"/>
    <w:multiLevelType w:val="hybridMultilevel"/>
    <w:tmpl w:val="A574D8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B3356E"/>
    <w:multiLevelType w:val="multilevel"/>
    <w:tmpl w:val="DF4CE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77C53E3"/>
    <w:multiLevelType w:val="multilevel"/>
    <w:tmpl w:val="CFC8C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E962EB"/>
    <w:multiLevelType w:val="multilevel"/>
    <w:tmpl w:val="4E080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E57410"/>
    <w:multiLevelType w:val="multilevel"/>
    <w:tmpl w:val="DA069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26F5D03"/>
    <w:multiLevelType w:val="multilevel"/>
    <w:tmpl w:val="008661A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31D7ACD"/>
    <w:multiLevelType w:val="hybridMultilevel"/>
    <w:tmpl w:val="ADC60282"/>
    <w:lvl w:ilvl="0" w:tplc="04030001">
      <w:start w:val="1"/>
      <w:numFmt w:val="bullet"/>
      <w:lvlText w:val=""/>
      <w:lvlJc w:val="left"/>
      <w:pPr>
        <w:ind w:left="720" w:hanging="360"/>
      </w:pPr>
      <w:rPr>
        <w:rFonts w:hint="default" w:ascii="Symbol" w:hAnsi="Symbo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17" w15:restartNumberingAfterBreak="0">
    <w:nsid w:val="48663F08"/>
    <w:multiLevelType w:val="multilevel"/>
    <w:tmpl w:val="CD168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83A31"/>
    <w:multiLevelType w:val="multilevel"/>
    <w:tmpl w:val="3FDC2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F1626C"/>
    <w:multiLevelType w:val="multilevel"/>
    <w:tmpl w:val="49F8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2A7F00"/>
    <w:multiLevelType w:val="hybridMultilevel"/>
    <w:tmpl w:val="EA8491C0"/>
    <w:lvl w:ilvl="0" w:tplc="04030001">
      <w:start w:val="1"/>
      <w:numFmt w:val="bullet"/>
      <w:lvlText w:val=""/>
      <w:lvlJc w:val="left"/>
      <w:pPr>
        <w:ind w:left="720" w:hanging="360"/>
      </w:pPr>
      <w:rPr>
        <w:rFonts w:hint="default" w:ascii="Symbol" w:hAnsi="Symbol"/>
      </w:rPr>
    </w:lvl>
    <w:lvl w:ilvl="1" w:tplc="04030003" w:tentative="1">
      <w:start w:val="1"/>
      <w:numFmt w:val="bullet"/>
      <w:lvlText w:val="o"/>
      <w:lvlJc w:val="left"/>
      <w:pPr>
        <w:ind w:left="1440" w:hanging="360"/>
      </w:pPr>
      <w:rPr>
        <w:rFonts w:hint="default" w:ascii="Courier New" w:hAnsi="Courier New" w:cs="Courier New"/>
      </w:rPr>
    </w:lvl>
    <w:lvl w:ilvl="2" w:tplc="04030005" w:tentative="1">
      <w:start w:val="1"/>
      <w:numFmt w:val="bullet"/>
      <w:lvlText w:val=""/>
      <w:lvlJc w:val="left"/>
      <w:pPr>
        <w:ind w:left="2160" w:hanging="360"/>
      </w:pPr>
      <w:rPr>
        <w:rFonts w:hint="default" w:ascii="Wingdings" w:hAnsi="Wingdings"/>
      </w:rPr>
    </w:lvl>
    <w:lvl w:ilvl="3" w:tplc="04030001" w:tentative="1">
      <w:start w:val="1"/>
      <w:numFmt w:val="bullet"/>
      <w:lvlText w:val=""/>
      <w:lvlJc w:val="left"/>
      <w:pPr>
        <w:ind w:left="2880" w:hanging="360"/>
      </w:pPr>
      <w:rPr>
        <w:rFonts w:hint="default" w:ascii="Symbol" w:hAnsi="Symbol"/>
      </w:rPr>
    </w:lvl>
    <w:lvl w:ilvl="4" w:tplc="04030003" w:tentative="1">
      <w:start w:val="1"/>
      <w:numFmt w:val="bullet"/>
      <w:lvlText w:val="o"/>
      <w:lvlJc w:val="left"/>
      <w:pPr>
        <w:ind w:left="3600" w:hanging="360"/>
      </w:pPr>
      <w:rPr>
        <w:rFonts w:hint="default" w:ascii="Courier New" w:hAnsi="Courier New" w:cs="Courier New"/>
      </w:rPr>
    </w:lvl>
    <w:lvl w:ilvl="5" w:tplc="04030005" w:tentative="1">
      <w:start w:val="1"/>
      <w:numFmt w:val="bullet"/>
      <w:lvlText w:val=""/>
      <w:lvlJc w:val="left"/>
      <w:pPr>
        <w:ind w:left="4320" w:hanging="360"/>
      </w:pPr>
      <w:rPr>
        <w:rFonts w:hint="default" w:ascii="Wingdings" w:hAnsi="Wingdings"/>
      </w:rPr>
    </w:lvl>
    <w:lvl w:ilvl="6" w:tplc="04030001" w:tentative="1">
      <w:start w:val="1"/>
      <w:numFmt w:val="bullet"/>
      <w:lvlText w:val=""/>
      <w:lvlJc w:val="left"/>
      <w:pPr>
        <w:ind w:left="5040" w:hanging="360"/>
      </w:pPr>
      <w:rPr>
        <w:rFonts w:hint="default" w:ascii="Symbol" w:hAnsi="Symbol"/>
      </w:rPr>
    </w:lvl>
    <w:lvl w:ilvl="7" w:tplc="04030003" w:tentative="1">
      <w:start w:val="1"/>
      <w:numFmt w:val="bullet"/>
      <w:lvlText w:val="o"/>
      <w:lvlJc w:val="left"/>
      <w:pPr>
        <w:ind w:left="5760" w:hanging="360"/>
      </w:pPr>
      <w:rPr>
        <w:rFonts w:hint="default" w:ascii="Courier New" w:hAnsi="Courier New" w:cs="Courier New"/>
      </w:rPr>
    </w:lvl>
    <w:lvl w:ilvl="8" w:tplc="04030005" w:tentative="1">
      <w:start w:val="1"/>
      <w:numFmt w:val="bullet"/>
      <w:lvlText w:val=""/>
      <w:lvlJc w:val="left"/>
      <w:pPr>
        <w:ind w:left="6480" w:hanging="360"/>
      </w:pPr>
      <w:rPr>
        <w:rFonts w:hint="default" w:ascii="Wingdings" w:hAnsi="Wingdings"/>
      </w:rPr>
    </w:lvl>
  </w:abstractNum>
  <w:abstractNum w:abstractNumId="21" w15:restartNumberingAfterBreak="0">
    <w:nsid w:val="5F92205E"/>
    <w:multiLevelType w:val="multilevel"/>
    <w:tmpl w:val="B942A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C040E3"/>
    <w:multiLevelType w:val="multilevel"/>
    <w:tmpl w:val="1FFC4974"/>
    <w:lvl w:ilvl="0">
      <w:start w:val="1"/>
      <w:numFmt w:val="bullet"/>
      <w:lvlText w:val="•"/>
      <w:lvlJc w:val="left"/>
      <w:pPr>
        <w:ind w:left="720" w:hanging="360"/>
      </w:pPr>
      <w:rPr>
        <w:rFonts w:ascii="Times New Roman" w:hAnsi="Times New Roman" w:eastAsia="Times New Roman" w:cs="Times New Roman"/>
        <w:vertAlign w:val="baseline"/>
      </w:rPr>
    </w:lvl>
    <w:lvl w:ilvl="1">
      <w:start w:val="1"/>
      <w:numFmt w:val="bullet"/>
      <w:lvlText w:val="•"/>
      <w:lvlJc w:val="left"/>
      <w:pPr>
        <w:ind w:left="1440" w:hanging="360"/>
      </w:pPr>
      <w:rPr>
        <w:rFonts w:ascii="Times New Roman" w:hAnsi="Times New Roman" w:eastAsia="Times New Roman" w:cs="Times New Roman"/>
        <w:vertAlign w:val="baseline"/>
      </w:rPr>
    </w:lvl>
    <w:lvl w:ilvl="2">
      <w:start w:val="1"/>
      <w:numFmt w:val="bullet"/>
      <w:lvlText w:val="•"/>
      <w:lvlJc w:val="left"/>
      <w:pPr>
        <w:ind w:left="2160" w:hanging="360"/>
      </w:pPr>
      <w:rPr>
        <w:rFonts w:ascii="Times New Roman" w:hAnsi="Times New Roman" w:eastAsia="Times New Roman" w:cs="Times New Roman"/>
        <w:vertAlign w:val="baseline"/>
      </w:rPr>
    </w:lvl>
    <w:lvl w:ilvl="3">
      <w:start w:val="1"/>
      <w:numFmt w:val="bullet"/>
      <w:lvlText w:val="•"/>
      <w:lvlJc w:val="left"/>
      <w:pPr>
        <w:ind w:left="2880" w:hanging="360"/>
      </w:pPr>
      <w:rPr>
        <w:rFonts w:ascii="Times New Roman" w:hAnsi="Times New Roman" w:eastAsia="Times New Roman" w:cs="Times New Roman"/>
        <w:vertAlign w:val="baseline"/>
      </w:rPr>
    </w:lvl>
    <w:lvl w:ilvl="4">
      <w:start w:val="1"/>
      <w:numFmt w:val="bullet"/>
      <w:lvlText w:val="•"/>
      <w:lvlJc w:val="left"/>
      <w:pPr>
        <w:ind w:left="3600" w:hanging="360"/>
      </w:pPr>
      <w:rPr>
        <w:rFonts w:ascii="Times New Roman" w:hAnsi="Times New Roman" w:eastAsia="Times New Roman" w:cs="Times New Roman"/>
        <w:vertAlign w:val="baseline"/>
      </w:rPr>
    </w:lvl>
    <w:lvl w:ilvl="5">
      <w:start w:val="1"/>
      <w:numFmt w:val="bullet"/>
      <w:lvlText w:val="•"/>
      <w:lvlJc w:val="left"/>
      <w:pPr>
        <w:ind w:left="4320" w:hanging="360"/>
      </w:pPr>
      <w:rPr>
        <w:rFonts w:ascii="Times New Roman" w:hAnsi="Times New Roman" w:eastAsia="Times New Roman" w:cs="Times New Roman"/>
        <w:vertAlign w:val="baseline"/>
      </w:rPr>
    </w:lvl>
    <w:lvl w:ilvl="6">
      <w:start w:val="1"/>
      <w:numFmt w:val="bullet"/>
      <w:lvlText w:val="•"/>
      <w:lvlJc w:val="left"/>
      <w:pPr>
        <w:ind w:left="5040" w:hanging="360"/>
      </w:pPr>
      <w:rPr>
        <w:rFonts w:ascii="Times New Roman" w:hAnsi="Times New Roman" w:eastAsia="Times New Roman" w:cs="Times New Roman"/>
        <w:vertAlign w:val="baseline"/>
      </w:rPr>
    </w:lvl>
    <w:lvl w:ilvl="7">
      <w:start w:val="1"/>
      <w:numFmt w:val="bullet"/>
      <w:lvlText w:val="•"/>
      <w:lvlJc w:val="left"/>
      <w:pPr>
        <w:ind w:left="5760" w:hanging="360"/>
      </w:pPr>
      <w:rPr>
        <w:rFonts w:ascii="Times New Roman" w:hAnsi="Times New Roman" w:eastAsia="Times New Roman" w:cs="Times New Roman"/>
        <w:vertAlign w:val="baseline"/>
      </w:rPr>
    </w:lvl>
    <w:lvl w:ilvl="8">
      <w:start w:val="1"/>
      <w:numFmt w:val="bullet"/>
      <w:lvlText w:val="•"/>
      <w:lvlJc w:val="left"/>
      <w:pPr>
        <w:ind w:left="6480" w:hanging="360"/>
      </w:pPr>
      <w:rPr>
        <w:rFonts w:ascii="Times New Roman" w:hAnsi="Times New Roman" w:eastAsia="Times New Roman" w:cs="Times New Roman"/>
        <w:vertAlign w:val="baseline"/>
      </w:rPr>
    </w:lvl>
  </w:abstractNum>
  <w:abstractNum w:abstractNumId="23" w15:restartNumberingAfterBreak="0">
    <w:nsid w:val="6618789C"/>
    <w:multiLevelType w:val="multilevel"/>
    <w:tmpl w:val="7BD66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336808"/>
    <w:multiLevelType w:val="multilevel"/>
    <w:tmpl w:val="9AA4F6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B032603"/>
    <w:multiLevelType w:val="multilevel"/>
    <w:tmpl w:val="00E831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EE804A2"/>
    <w:multiLevelType w:val="multilevel"/>
    <w:tmpl w:val="FAB6A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2326A3"/>
    <w:multiLevelType w:val="multilevel"/>
    <w:tmpl w:val="DED05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13645A"/>
    <w:multiLevelType w:val="multilevel"/>
    <w:tmpl w:val="39D4F7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5D71B49"/>
    <w:multiLevelType w:val="multilevel"/>
    <w:tmpl w:val="FD929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B7125A"/>
    <w:multiLevelType w:val="multilevel"/>
    <w:tmpl w:val="8BF0F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88D1384"/>
    <w:multiLevelType w:val="multilevel"/>
    <w:tmpl w:val="A698A7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8966CCF"/>
    <w:multiLevelType w:val="multilevel"/>
    <w:tmpl w:val="32E6E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001F00"/>
    <w:multiLevelType w:val="multilevel"/>
    <w:tmpl w:val="CFFEB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22"/>
  </w:num>
  <w:num w:numId="3">
    <w:abstractNumId w:val="9"/>
  </w:num>
  <w:num w:numId="4">
    <w:abstractNumId w:val="15"/>
  </w:num>
  <w:num w:numId="5">
    <w:abstractNumId w:val="30"/>
  </w:num>
  <w:num w:numId="6">
    <w:abstractNumId w:val="11"/>
  </w:num>
  <w:num w:numId="7">
    <w:abstractNumId w:val="7"/>
  </w:num>
  <w:num w:numId="8">
    <w:abstractNumId w:val="13"/>
  </w:num>
  <w:num w:numId="9">
    <w:abstractNumId w:val="24"/>
  </w:num>
  <w:num w:numId="10">
    <w:abstractNumId w:val="21"/>
  </w:num>
  <w:num w:numId="11">
    <w:abstractNumId w:val="4"/>
  </w:num>
  <w:num w:numId="12">
    <w:abstractNumId w:val="14"/>
  </w:num>
  <w:num w:numId="13">
    <w:abstractNumId w:val="32"/>
  </w:num>
  <w:num w:numId="14">
    <w:abstractNumId w:val="5"/>
  </w:num>
  <w:num w:numId="15">
    <w:abstractNumId w:val="19"/>
  </w:num>
  <w:num w:numId="16">
    <w:abstractNumId w:val="2"/>
  </w:num>
  <w:num w:numId="17">
    <w:abstractNumId w:val="33"/>
  </w:num>
  <w:num w:numId="18">
    <w:abstractNumId w:val="6"/>
  </w:num>
  <w:num w:numId="19">
    <w:abstractNumId w:val="18"/>
  </w:num>
  <w:num w:numId="20">
    <w:abstractNumId w:val="1"/>
  </w:num>
  <w:num w:numId="21">
    <w:abstractNumId w:val="27"/>
  </w:num>
  <w:num w:numId="22">
    <w:abstractNumId w:val="8"/>
  </w:num>
  <w:num w:numId="23">
    <w:abstractNumId w:val="23"/>
  </w:num>
  <w:num w:numId="24">
    <w:abstractNumId w:val="3"/>
  </w:num>
  <w:num w:numId="25">
    <w:abstractNumId w:val="17"/>
  </w:num>
  <w:num w:numId="26">
    <w:abstractNumId w:val="31"/>
  </w:num>
  <w:num w:numId="27">
    <w:abstractNumId w:val="26"/>
  </w:num>
  <w:num w:numId="28">
    <w:abstractNumId w:val="29"/>
  </w:num>
  <w:num w:numId="29">
    <w:abstractNumId w:val="16"/>
  </w:num>
  <w:num w:numId="30">
    <w:abstractNumId w:val="20"/>
  </w:num>
  <w:num w:numId="31">
    <w:abstractNumId w:val="28"/>
  </w:num>
  <w:num w:numId="32">
    <w:abstractNumId w:val="25"/>
  </w:num>
  <w:num w:numId="33">
    <w:abstractNumId w:val="10"/>
  </w:num>
  <w:num w:numId="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 Sanjose, Silvia">
    <w15:presenceInfo w15:providerId="AD" w15:userId="S::sdesanjose@path.org::5d5ce922-6f7a-4f86-abdb-e801b85c752f"/>
  </w15:person>
  <w15:person w15:author="Claudia Robles Hellin">
    <w15:presenceInfo w15:providerId="None" w15:userId="Claudia Robles Hellin"/>
  </w15:person>
  <w15:person w15:author="Robles Hellin, Claudia">
    <w15:presenceInfo w15:providerId="None" w15:userId="Robles Hellin, Claudi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1"/>
  <w:doNotDisplayPageBoundaries/>
  <w:proofState w:spelling="clean" w:grammar="dirty"/>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6F6"/>
    <w:rsid w:val="00006F33"/>
    <w:rsid w:val="00024BED"/>
    <w:rsid w:val="000300EE"/>
    <w:rsid w:val="000434D5"/>
    <w:rsid w:val="00043EE1"/>
    <w:rsid w:val="000453AF"/>
    <w:rsid w:val="00045571"/>
    <w:rsid w:val="000662F5"/>
    <w:rsid w:val="00091DFF"/>
    <w:rsid w:val="00094205"/>
    <w:rsid w:val="000A600E"/>
    <w:rsid w:val="000B7DB7"/>
    <w:rsid w:val="000C1474"/>
    <w:rsid w:val="000D1FE6"/>
    <w:rsid w:val="000F37D8"/>
    <w:rsid w:val="0010189A"/>
    <w:rsid w:val="00103BD6"/>
    <w:rsid w:val="00111D13"/>
    <w:rsid w:val="00126DC7"/>
    <w:rsid w:val="00141565"/>
    <w:rsid w:val="00141BFE"/>
    <w:rsid w:val="00146F01"/>
    <w:rsid w:val="00147092"/>
    <w:rsid w:val="00167F75"/>
    <w:rsid w:val="00183817"/>
    <w:rsid w:val="00185EE6"/>
    <w:rsid w:val="001A15D5"/>
    <w:rsid w:val="001A7908"/>
    <w:rsid w:val="001B3F40"/>
    <w:rsid w:val="001E4A2A"/>
    <w:rsid w:val="001F4D1D"/>
    <w:rsid w:val="00206E2F"/>
    <w:rsid w:val="002246D7"/>
    <w:rsid w:val="00231CF3"/>
    <w:rsid w:val="002407DF"/>
    <w:rsid w:val="00266DE7"/>
    <w:rsid w:val="00275212"/>
    <w:rsid w:val="00295706"/>
    <w:rsid w:val="002A3539"/>
    <w:rsid w:val="002A3A35"/>
    <w:rsid w:val="002A3D3B"/>
    <w:rsid w:val="002A4768"/>
    <w:rsid w:val="002A477B"/>
    <w:rsid w:val="002A7A62"/>
    <w:rsid w:val="002B5152"/>
    <w:rsid w:val="002C1C85"/>
    <w:rsid w:val="002F339C"/>
    <w:rsid w:val="002F3FDB"/>
    <w:rsid w:val="002F4A78"/>
    <w:rsid w:val="003161F5"/>
    <w:rsid w:val="00316C93"/>
    <w:rsid w:val="00327EA5"/>
    <w:rsid w:val="0033001E"/>
    <w:rsid w:val="00332BD9"/>
    <w:rsid w:val="00333F88"/>
    <w:rsid w:val="00350DF2"/>
    <w:rsid w:val="00354129"/>
    <w:rsid w:val="00372B68"/>
    <w:rsid w:val="003752B9"/>
    <w:rsid w:val="0038432A"/>
    <w:rsid w:val="00391D5C"/>
    <w:rsid w:val="00394712"/>
    <w:rsid w:val="003A695A"/>
    <w:rsid w:val="003A7F5F"/>
    <w:rsid w:val="003C45C1"/>
    <w:rsid w:val="003D2620"/>
    <w:rsid w:val="003D67AD"/>
    <w:rsid w:val="003E1D69"/>
    <w:rsid w:val="003E535F"/>
    <w:rsid w:val="003E559A"/>
    <w:rsid w:val="00402978"/>
    <w:rsid w:val="00404BDD"/>
    <w:rsid w:val="00416721"/>
    <w:rsid w:val="00421E1F"/>
    <w:rsid w:val="00430640"/>
    <w:rsid w:val="00434ACD"/>
    <w:rsid w:val="00442F84"/>
    <w:rsid w:val="004517F9"/>
    <w:rsid w:val="0045718B"/>
    <w:rsid w:val="00463822"/>
    <w:rsid w:val="0047115E"/>
    <w:rsid w:val="00491EFB"/>
    <w:rsid w:val="0049260F"/>
    <w:rsid w:val="004A4053"/>
    <w:rsid w:val="004A6403"/>
    <w:rsid w:val="004B6114"/>
    <w:rsid w:val="004B6300"/>
    <w:rsid w:val="004C35D1"/>
    <w:rsid w:val="004C4AD1"/>
    <w:rsid w:val="004C75F4"/>
    <w:rsid w:val="004C7B2F"/>
    <w:rsid w:val="004D4832"/>
    <w:rsid w:val="004E0029"/>
    <w:rsid w:val="004E0834"/>
    <w:rsid w:val="004E0BED"/>
    <w:rsid w:val="004E2247"/>
    <w:rsid w:val="004E55D0"/>
    <w:rsid w:val="004E56F5"/>
    <w:rsid w:val="004F1C62"/>
    <w:rsid w:val="00500F17"/>
    <w:rsid w:val="0050590E"/>
    <w:rsid w:val="0051225C"/>
    <w:rsid w:val="0051492C"/>
    <w:rsid w:val="00523304"/>
    <w:rsid w:val="00532424"/>
    <w:rsid w:val="00544ACF"/>
    <w:rsid w:val="005474FE"/>
    <w:rsid w:val="00551602"/>
    <w:rsid w:val="0057286D"/>
    <w:rsid w:val="00583514"/>
    <w:rsid w:val="00590A00"/>
    <w:rsid w:val="005B5E9B"/>
    <w:rsid w:val="005B6A72"/>
    <w:rsid w:val="005C2739"/>
    <w:rsid w:val="005D4B04"/>
    <w:rsid w:val="005E51C3"/>
    <w:rsid w:val="00605760"/>
    <w:rsid w:val="006448F9"/>
    <w:rsid w:val="0064552A"/>
    <w:rsid w:val="00653EFA"/>
    <w:rsid w:val="006636F1"/>
    <w:rsid w:val="0066446A"/>
    <w:rsid w:val="006660E9"/>
    <w:rsid w:val="006779CE"/>
    <w:rsid w:val="00681AC5"/>
    <w:rsid w:val="00682EC3"/>
    <w:rsid w:val="00690C2E"/>
    <w:rsid w:val="00692E1A"/>
    <w:rsid w:val="00695980"/>
    <w:rsid w:val="006B12CD"/>
    <w:rsid w:val="006C3D54"/>
    <w:rsid w:val="006E5990"/>
    <w:rsid w:val="006E7FC5"/>
    <w:rsid w:val="00716F2C"/>
    <w:rsid w:val="007273A2"/>
    <w:rsid w:val="007428AA"/>
    <w:rsid w:val="0074521F"/>
    <w:rsid w:val="0074623D"/>
    <w:rsid w:val="007625E1"/>
    <w:rsid w:val="00762706"/>
    <w:rsid w:val="007630C6"/>
    <w:rsid w:val="0077395F"/>
    <w:rsid w:val="0077795B"/>
    <w:rsid w:val="00794DB2"/>
    <w:rsid w:val="007A01E2"/>
    <w:rsid w:val="007B156E"/>
    <w:rsid w:val="007D1D05"/>
    <w:rsid w:val="007D403B"/>
    <w:rsid w:val="007D686F"/>
    <w:rsid w:val="007E101E"/>
    <w:rsid w:val="007E5DB8"/>
    <w:rsid w:val="0080659D"/>
    <w:rsid w:val="00813294"/>
    <w:rsid w:val="00816738"/>
    <w:rsid w:val="00816DA4"/>
    <w:rsid w:val="008213A3"/>
    <w:rsid w:val="00824F4D"/>
    <w:rsid w:val="0083033F"/>
    <w:rsid w:val="00842EAB"/>
    <w:rsid w:val="008507B2"/>
    <w:rsid w:val="00866DC1"/>
    <w:rsid w:val="00874EF8"/>
    <w:rsid w:val="0089368B"/>
    <w:rsid w:val="00896DE9"/>
    <w:rsid w:val="0089773C"/>
    <w:rsid w:val="008A1BB3"/>
    <w:rsid w:val="008B6561"/>
    <w:rsid w:val="008B76AD"/>
    <w:rsid w:val="008C4E66"/>
    <w:rsid w:val="00901EB7"/>
    <w:rsid w:val="00916B26"/>
    <w:rsid w:val="00933C7A"/>
    <w:rsid w:val="00946E7C"/>
    <w:rsid w:val="009626B3"/>
    <w:rsid w:val="00971716"/>
    <w:rsid w:val="0097596C"/>
    <w:rsid w:val="009874B3"/>
    <w:rsid w:val="009901DA"/>
    <w:rsid w:val="00991C37"/>
    <w:rsid w:val="00996CA0"/>
    <w:rsid w:val="009A2901"/>
    <w:rsid w:val="009A30E5"/>
    <w:rsid w:val="009B5985"/>
    <w:rsid w:val="009C7F0B"/>
    <w:rsid w:val="009D1B08"/>
    <w:rsid w:val="009D2738"/>
    <w:rsid w:val="009F1D6C"/>
    <w:rsid w:val="00A36FDF"/>
    <w:rsid w:val="00A5016B"/>
    <w:rsid w:val="00A52B0F"/>
    <w:rsid w:val="00A55B00"/>
    <w:rsid w:val="00A55C42"/>
    <w:rsid w:val="00A65018"/>
    <w:rsid w:val="00A664D3"/>
    <w:rsid w:val="00A80C13"/>
    <w:rsid w:val="00A86281"/>
    <w:rsid w:val="00AA5EED"/>
    <w:rsid w:val="00AE23AA"/>
    <w:rsid w:val="00AE3EAF"/>
    <w:rsid w:val="00AE51D3"/>
    <w:rsid w:val="00AE5F08"/>
    <w:rsid w:val="00AE60B6"/>
    <w:rsid w:val="00B009C7"/>
    <w:rsid w:val="00B07AB1"/>
    <w:rsid w:val="00B1313F"/>
    <w:rsid w:val="00B16C8E"/>
    <w:rsid w:val="00B350EA"/>
    <w:rsid w:val="00B36967"/>
    <w:rsid w:val="00B455FB"/>
    <w:rsid w:val="00B46046"/>
    <w:rsid w:val="00B543AB"/>
    <w:rsid w:val="00B57A5E"/>
    <w:rsid w:val="00B62735"/>
    <w:rsid w:val="00B751D9"/>
    <w:rsid w:val="00B75960"/>
    <w:rsid w:val="00BB563F"/>
    <w:rsid w:val="00BC33A2"/>
    <w:rsid w:val="00BE0945"/>
    <w:rsid w:val="00BF24D9"/>
    <w:rsid w:val="00C03D10"/>
    <w:rsid w:val="00C11468"/>
    <w:rsid w:val="00C20320"/>
    <w:rsid w:val="00C23A00"/>
    <w:rsid w:val="00C26B03"/>
    <w:rsid w:val="00C32253"/>
    <w:rsid w:val="00C40CD2"/>
    <w:rsid w:val="00C519A1"/>
    <w:rsid w:val="00C656FB"/>
    <w:rsid w:val="00C732F8"/>
    <w:rsid w:val="00C75631"/>
    <w:rsid w:val="00C7689B"/>
    <w:rsid w:val="00C83639"/>
    <w:rsid w:val="00C8531A"/>
    <w:rsid w:val="00C90C62"/>
    <w:rsid w:val="00CC36F6"/>
    <w:rsid w:val="00CC7F4F"/>
    <w:rsid w:val="00CD63AE"/>
    <w:rsid w:val="00CE1644"/>
    <w:rsid w:val="00CE7628"/>
    <w:rsid w:val="00CF020E"/>
    <w:rsid w:val="00D02562"/>
    <w:rsid w:val="00D1582F"/>
    <w:rsid w:val="00D36033"/>
    <w:rsid w:val="00D57C9A"/>
    <w:rsid w:val="00D6626D"/>
    <w:rsid w:val="00D9342A"/>
    <w:rsid w:val="00DA0B95"/>
    <w:rsid w:val="00DA713B"/>
    <w:rsid w:val="00DA724E"/>
    <w:rsid w:val="00DB0216"/>
    <w:rsid w:val="00DB4338"/>
    <w:rsid w:val="00DC0D9C"/>
    <w:rsid w:val="00DC4ECE"/>
    <w:rsid w:val="00DC6271"/>
    <w:rsid w:val="00DF27CD"/>
    <w:rsid w:val="00E059D7"/>
    <w:rsid w:val="00E113D5"/>
    <w:rsid w:val="00E40E45"/>
    <w:rsid w:val="00E46F84"/>
    <w:rsid w:val="00E6436F"/>
    <w:rsid w:val="00E81D71"/>
    <w:rsid w:val="00E827B0"/>
    <w:rsid w:val="00E9200A"/>
    <w:rsid w:val="00E92EA7"/>
    <w:rsid w:val="00EA3E4E"/>
    <w:rsid w:val="00EB20C5"/>
    <w:rsid w:val="00EB5A12"/>
    <w:rsid w:val="00EC3D58"/>
    <w:rsid w:val="00EE0B39"/>
    <w:rsid w:val="00EE63A3"/>
    <w:rsid w:val="00F0055B"/>
    <w:rsid w:val="00F05BAC"/>
    <w:rsid w:val="00F05CE0"/>
    <w:rsid w:val="00F10F75"/>
    <w:rsid w:val="00F2755D"/>
    <w:rsid w:val="00F328E6"/>
    <w:rsid w:val="00F41B46"/>
    <w:rsid w:val="00F61B19"/>
    <w:rsid w:val="00F627B4"/>
    <w:rsid w:val="00F675AD"/>
    <w:rsid w:val="00F72F64"/>
    <w:rsid w:val="00F80E7F"/>
    <w:rsid w:val="00F81A2A"/>
    <w:rsid w:val="00F87BD9"/>
    <w:rsid w:val="00F95927"/>
    <w:rsid w:val="00FB60E9"/>
    <w:rsid w:val="00FB6E81"/>
    <w:rsid w:val="00FC53A4"/>
    <w:rsid w:val="00FD496C"/>
    <w:rsid w:val="00FE44B1"/>
    <w:rsid w:val="00FF34D5"/>
    <w:rsid w:val="00FF5096"/>
    <w:rsid w:val="2FB996AD"/>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951EF"/>
  <w15:docId w15:val="{B742DEB1-1499-4423-B494-353D8E2E73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Verdana" w:hAnsi="Verdana" w:eastAsia="Verdana" w:cs="Verdana"/>
        <w:lang w:val="en-US" w:eastAsia="ca-ES" w:bidi="ar-SA"/>
      </w:rPr>
    </w:rPrDefault>
    <w:pPrDefault>
      <w:pPr>
        <w:tabs>
          <w:tab w:val="center" w:pos="2053"/>
        </w:tabs>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Pr>
      <w:lang w:val="en-GB"/>
    </w:rPr>
  </w:style>
  <w:style w:type="paragraph" w:styleId="Heading1">
    <w:name w:val="heading 1"/>
    <w:basedOn w:val="Normal"/>
    <w:next w:val="Normal"/>
    <w:pPr>
      <w:keepNext/>
      <w:pBdr>
        <w:top w:val="single" w:color="000000" w:sz="4" w:space="1"/>
        <w:left w:val="single" w:color="000000" w:sz="4" w:space="4"/>
        <w:bottom w:val="single" w:color="000000" w:sz="4" w:space="0"/>
        <w:right w:val="single" w:color="000000" w:sz="4" w:space="4"/>
      </w:pBdr>
      <w:shd w:val="clear" w:color="auto" w:fill="D9D9D9"/>
      <w:spacing w:line="240" w:lineRule="auto"/>
      <w:outlineLvl w:val="0"/>
    </w:pPr>
    <w:rPr>
      <w:rFonts w:ascii="Arial Nova" w:hAnsi="Arial Nova" w:eastAsia="Arial Nova" w:cs="Arial Nova"/>
      <w:b/>
      <w:sz w:val="22"/>
      <w:szCs w:val="22"/>
    </w:rPr>
  </w:style>
  <w:style w:type="paragraph" w:styleId="Heading2">
    <w:name w:val="heading 2"/>
    <w:basedOn w:val="Normal"/>
    <w:next w:val="Normal"/>
    <w:pPr>
      <w:keepNext/>
      <w:outlineLvl w:val="1"/>
    </w:pPr>
    <w:rPr>
      <w:rFonts w:ascii="Arial" w:hAnsi="Arial" w:eastAsia="Arial" w:cs="Arial"/>
      <w:b/>
    </w:rPr>
  </w:style>
  <w:style w:type="paragraph" w:styleId="Heading3">
    <w:name w:val="heading 3"/>
    <w:basedOn w:val="Normal"/>
    <w:next w:val="Normal"/>
    <w:pPr>
      <w:keepNext/>
      <w:spacing w:before="240" w:after="60"/>
      <w:ind w:left="720" w:hanging="720"/>
      <w:outlineLvl w:val="2"/>
    </w:pPr>
    <w:rPr>
      <w:b/>
    </w:rPr>
  </w:style>
  <w:style w:type="paragraph" w:styleId="Heading4">
    <w:name w:val="heading 4"/>
    <w:basedOn w:val="Normal"/>
    <w:next w:val="Normal"/>
    <w:pPr>
      <w:keepNext/>
      <w:spacing w:before="240" w:after="60"/>
      <w:ind w:left="864" w:hanging="864"/>
      <w:outlineLvl w:val="3"/>
    </w:pPr>
    <w:rPr>
      <w:i/>
    </w:rPr>
  </w:style>
  <w:style w:type="paragraph" w:styleId="Heading5">
    <w:name w:val="heading 5"/>
    <w:basedOn w:val="Normal"/>
    <w:next w:val="Normal"/>
    <w:pPr>
      <w:spacing w:before="240" w:after="60"/>
      <w:ind w:left="1008" w:hanging="1008"/>
      <w:outlineLvl w:val="4"/>
    </w:pPr>
    <w:rPr>
      <w:b/>
      <w:i/>
      <w:sz w:val="26"/>
      <w:szCs w:val="26"/>
    </w:rPr>
  </w:style>
  <w:style w:type="paragraph" w:styleId="Heading6">
    <w:name w:val="heading 6"/>
    <w:basedOn w:val="Normal"/>
    <w:next w:val="Normal"/>
    <w:pPr>
      <w:spacing w:before="240" w:after="60"/>
      <w:ind w:left="1152" w:hanging="1152"/>
      <w:outlineLvl w:val="5"/>
    </w:pPr>
    <w:rPr>
      <w:rFonts w:ascii="Times New Roman" w:hAnsi="Times New Roman" w:eastAsia="Times New Roman" w:cs="Times New Roman"/>
      <w:b/>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pPr>
      <w:pBdr>
        <w:top w:val="single" w:color="000000" w:sz="4" w:space="1"/>
      </w:pBdr>
      <w:spacing w:before="240" w:line="240" w:lineRule="auto"/>
      <w:jc w:val="center"/>
    </w:pPr>
    <w:rPr>
      <w:rFonts w:ascii="Arial" w:hAnsi="Arial" w:eastAsia="Arial" w:cs="Arial"/>
      <w:b/>
      <w:sz w:val="22"/>
      <w:szCs w:val="2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8" w:customStyle="1">
    <w:name w:val="8"/>
    <w:basedOn w:val="TableNormal1"/>
    <w:tblPr>
      <w:tblStyleRowBandSize w:val="1"/>
      <w:tblStyleColBandSize w:val="1"/>
      <w:tblCellMar>
        <w:left w:w="108" w:type="dxa"/>
        <w:right w:w="108" w:type="dxa"/>
      </w:tblCellMar>
    </w:tblPr>
  </w:style>
  <w:style w:type="table" w:styleId="7" w:customStyle="1">
    <w:name w:val="7"/>
    <w:basedOn w:val="TableNormal1"/>
    <w:tblPr>
      <w:tblStyleRowBandSize w:val="1"/>
      <w:tblStyleColBandSize w:val="1"/>
      <w:tblCellMar>
        <w:top w:w="100" w:type="dxa"/>
        <w:left w:w="100" w:type="dxa"/>
        <w:bottom w:w="100" w:type="dxa"/>
        <w:right w:w="100" w:type="dxa"/>
      </w:tblCellMar>
    </w:tblPr>
  </w:style>
  <w:style w:type="table" w:styleId="6" w:customStyle="1">
    <w:name w:val="6"/>
    <w:basedOn w:val="TableNormal1"/>
    <w:tblPr>
      <w:tblStyleRowBandSize w:val="1"/>
      <w:tblStyleColBandSize w:val="1"/>
      <w:tblCellMar>
        <w:top w:w="100" w:type="dxa"/>
        <w:left w:w="100" w:type="dxa"/>
        <w:bottom w:w="100" w:type="dxa"/>
        <w:right w:w="100" w:type="dxa"/>
      </w:tblCellMar>
    </w:tblPr>
  </w:style>
  <w:style w:type="table" w:styleId="5" w:customStyle="1">
    <w:name w:val="5"/>
    <w:basedOn w:val="TableNormal1"/>
    <w:tblPr>
      <w:tblStyleRowBandSize w:val="1"/>
      <w:tblStyleColBandSize w:val="1"/>
      <w:tblCellMar>
        <w:top w:w="100" w:type="dxa"/>
        <w:left w:w="100" w:type="dxa"/>
        <w:bottom w:w="100" w:type="dxa"/>
        <w:right w:w="100" w:type="dxa"/>
      </w:tblCellMar>
    </w:tblPr>
  </w:style>
  <w:style w:type="table" w:styleId="4" w:customStyle="1">
    <w:name w:val="4"/>
    <w:basedOn w:val="TableNormal1"/>
    <w:tblPr>
      <w:tblStyleRowBandSize w:val="1"/>
      <w:tblStyleColBandSize w:val="1"/>
      <w:tblCellMar>
        <w:top w:w="100" w:type="dxa"/>
        <w:left w:w="100" w:type="dxa"/>
        <w:bottom w:w="100" w:type="dxa"/>
        <w:right w:w="100" w:type="dxa"/>
      </w:tblCellMar>
    </w:tblPr>
  </w:style>
  <w:style w:type="table" w:styleId="3" w:customStyle="1">
    <w:name w:val="3"/>
    <w:basedOn w:val="TableNormal1"/>
    <w:tblPr>
      <w:tblStyleRowBandSize w:val="1"/>
      <w:tblStyleColBandSize w:val="1"/>
      <w:tblCellMar>
        <w:left w:w="108" w:type="dxa"/>
        <w:right w:w="108" w:type="dxa"/>
      </w:tblCellMar>
    </w:tblPr>
  </w:style>
  <w:style w:type="table" w:styleId="2" w:customStyle="1">
    <w:name w:val="2"/>
    <w:basedOn w:val="TableNormal1"/>
    <w:tblPr>
      <w:tblStyleRowBandSize w:val="1"/>
      <w:tblStyleColBandSize w:val="1"/>
      <w:tblCellMar>
        <w:left w:w="108" w:type="dxa"/>
        <w:right w:w="108" w:type="dxa"/>
      </w:tblCellMar>
    </w:tblPr>
  </w:style>
  <w:style w:type="table" w:styleId="1" w:customStyle="1">
    <w:name w:val="1"/>
    <w:basedOn w:val="TableNormal1"/>
    <w:tblPr>
      <w:tblStyleRowBandSize w:val="1"/>
      <w:tblStyleColBandSize w:val="1"/>
      <w:tblCellMar>
        <w:left w:w="108" w:type="dxa"/>
        <w:right w:w="108" w:type="dxa"/>
      </w:tblCellMar>
    </w:tblPr>
  </w:style>
  <w:style w:type="paragraph" w:styleId="CommentText">
    <w:name w:val="annotation text"/>
    <w:basedOn w:val="Normal"/>
    <w:link w:val="CommentTextChar"/>
    <w:uiPriority w:val="99"/>
    <w:unhideWhenUsed/>
    <w:pPr>
      <w:spacing w:line="240" w:lineRule="auto"/>
    </w:pPr>
  </w:style>
  <w:style w:type="character" w:styleId="CommentTextChar" w:customStyle="1">
    <w:name w:val="Comment Text Char"/>
    <w:basedOn w:val="DefaultParagraphFont"/>
    <w:link w:val="CommentText"/>
    <w:uiPriority w:val="99"/>
  </w:style>
  <w:style w:type="character" w:styleId="CommentReference">
    <w:name w:val="annotation reference"/>
    <w:basedOn w:val="DefaultParagraphFont"/>
    <w:uiPriority w:val="99"/>
    <w:unhideWhenUsed/>
    <w:rPr>
      <w:sz w:val="16"/>
      <w:szCs w:val="16"/>
    </w:rPr>
  </w:style>
  <w:style w:type="paragraph" w:styleId="BalloonText">
    <w:name w:val="Balloon Text"/>
    <w:basedOn w:val="Normal"/>
    <w:link w:val="BalloonTextChar"/>
    <w:uiPriority w:val="99"/>
    <w:semiHidden/>
    <w:unhideWhenUsed/>
    <w:rsid w:val="007E5DB8"/>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E5DB8"/>
    <w:rPr>
      <w:rFonts w:ascii="Tahoma" w:hAnsi="Tahoma" w:cs="Tahoma"/>
      <w:sz w:val="16"/>
      <w:szCs w:val="16"/>
    </w:rPr>
  </w:style>
  <w:style w:type="character" w:styleId="PlaceholderText">
    <w:name w:val="Placeholder Text"/>
    <w:basedOn w:val="DefaultParagraphFont"/>
    <w:uiPriority w:val="99"/>
    <w:semiHidden/>
    <w:rsid w:val="00CF020E"/>
    <w:rPr>
      <w:color w:val="808080"/>
    </w:rPr>
  </w:style>
  <w:style w:type="paragraph" w:styleId="NormalWeb">
    <w:name w:val="Normal (Web)"/>
    <w:basedOn w:val="Normal"/>
    <w:uiPriority w:val="99"/>
    <w:semiHidden/>
    <w:unhideWhenUsed/>
    <w:rsid w:val="00CF020E"/>
    <w:pPr>
      <w:tabs>
        <w:tab w:val="clear" w:pos="2053"/>
      </w:tabs>
      <w:spacing w:before="100" w:beforeAutospacing="1" w:after="100" w:afterAutospacing="1" w:line="240" w:lineRule="auto"/>
    </w:pPr>
    <w:rPr>
      <w:rFonts w:ascii="Times New Roman" w:hAnsi="Times New Roman" w:eastAsia="Times New Roman" w:cs="Times New Roman"/>
      <w:sz w:val="24"/>
      <w:szCs w:val="24"/>
      <w:lang w:val="ca-ES"/>
    </w:rPr>
  </w:style>
  <w:style w:type="paragraph" w:styleId="CommentSubject">
    <w:name w:val="annotation subject"/>
    <w:basedOn w:val="CommentText"/>
    <w:next w:val="CommentText"/>
    <w:link w:val="CommentSubjectChar"/>
    <w:uiPriority w:val="99"/>
    <w:semiHidden/>
    <w:unhideWhenUsed/>
    <w:rsid w:val="0010189A"/>
    <w:rPr>
      <w:b/>
      <w:bCs/>
    </w:rPr>
  </w:style>
  <w:style w:type="character" w:styleId="CommentSubjectChar" w:customStyle="1">
    <w:name w:val="Comment Subject Char"/>
    <w:basedOn w:val="CommentTextChar"/>
    <w:link w:val="CommentSubject"/>
    <w:uiPriority w:val="99"/>
    <w:semiHidden/>
    <w:rsid w:val="0010189A"/>
    <w:rPr>
      <w:b/>
      <w:bCs/>
      <w:lang w:val="en-GB"/>
    </w:rPr>
  </w:style>
  <w:style w:type="paragraph" w:styleId="Bibliography">
    <w:name w:val="Bibliography"/>
    <w:basedOn w:val="Normal"/>
    <w:next w:val="Normal"/>
    <w:uiPriority w:val="37"/>
    <w:unhideWhenUsed/>
    <w:rsid w:val="002B5152"/>
    <w:pPr>
      <w:tabs>
        <w:tab w:val="clear" w:pos="2053"/>
        <w:tab w:val="left" w:pos="504"/>
      </w:tabs>
      <w:spacing w:after="240" w:line="240" w:lineRule="auto"/>
      <w:ind w:left="504" w:hanging="504"/>
    </w:pPr>
  </w:style>
  <w:style w:type="paragraph" w:styleId="ListParagraph">
    <w:name w:val="List Paragraph"/>
    <w:basedOn w:val="Normal"/>
    <w:uiPriority w:val="34"/>
    <w:qFormat/>
    <w:rsid w:val="002B5152"/>
    <w:pPr>
      <w:ind w:left="720"/>
      <w:contextualSpacing/>
    </w:pPr>
  </w:style>
  <w:style w:type="character" w:styleId="Hyperlink">
    <w:name w:val="Hyperlink"/>
    <w:rsid w:val="003161F5"/>
    <w:rPr>
      <w:rFonts w:cs="Times New Roman"/>
      <w:color w:val="0000FF"/>
      <w:u w:val="single"/>
    </w:rPr>
  </w:style>
  <w:style w:type="character" w:styleId="fontstyle01" w:customStyle="1">
    <w:name w:val="fontstyle01"/>
    <w:basedOn w:val="DefaultParagraphFont"/>
    <w:rsid w:val="00332BD9"/>
    <w:rPr>
      <w:rFonts w:hint="default" w:ascii="ITCSymbolStd-Medium" w:hAnsi="ITCSymbolStd-Medium"/>
      <w:b w:val="0"/>
      <w:bCs w:val="0"/>
      <w:i w:val="0"/>
      <w:iCs w:val="0"/>
      <w:color w:val="242021"/>
      <w:sz w:val="12"/>
      <w:szCs w:val="12"/>
    </w:rPr>
  </w:style>
  <w:style w:type="character" w:styleId="fontstyle21" w:customStyle="1">
    <w:name w:val="fontstyle21"/>
    <w:basedOn w:val="DefaultParagraphFont"/>
    <w:rsid w:val="00332BD9"/>
    <w:rPr>
      <w:rFonts w:hint="default" w:ascii="ITCSymbolStd-MediumItalic" w:hAnsi="ITCSymbolStd-MediumItalic"/>
      <w:b w:val="0"/>
      <w:bCs w:val="0"/>
      <w:i/>
      <w:iCs/>
      <w:color w:val="242021"/>
      <w:sz w:val="12"/>
      <w:szCs w:val="12"/>
    </w:rPr>
  </w:style>
  <w:style w:type="character" w:styleId="FollowedHyperlink">
    <w:name w:val="FollowedHyperlink"/>
    <w:basedOn w:val="DefaultParagraphFont"/>
    <w:uiPriority w:val="99"/>
    <w:semiHidden/>
    <w:unhideWhenUsed/>
    <w:rsid w:val="00FB6E81"/>
    <w:rPr>
      <w:color w:val="800080" w:themeColor="followedHyperlink"/>
      <w:u w:val="single"/>
    </w:rPr>
  </w:style>
  <w:style w:type="paragraph" w:styleId="NoSpacing">
    <w:name w:val="No Spacing"/>
    <w:uiPriority w:val="1"/>
    <w:qFormat/>
    <w:rsid w:val="004E0834"/>
    <w:pPr>
      <w:spacing w:line="240" w:lineRule="auto"/>
    </w:pPr>
    <w:rPr>
      <w:lang w:val="en-GB"/>
    </w:rPr>
  </w:style>
  <w:style w:type="paragraph" w:styleId="Enumeracinvieta" w:customStyle="1">
    <w:name w:val="Enumeración viñeta"/>
    <w:basedOn w:val="Normal"/>
    <w:next w:val="Normal"/>
    <w:autoRedefine/>
    <w:rsid w:val="0038432A"/>
    <w:pPr>
      <w:numPr>
        <w:numId w:val="34"/>
      </w:numPr>
    </w:pPr>
    <w:rPr>
      <w:rFonts w:ascii="Arial" w:hAnsi="Arial" w:eastAsia="Times New Roman" w:cs="Times New Roman"/>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233730">
      <w:bodyDiv w:val="1"/>
      <w:marLeft w:val="0"/>
      <w:marRight w:val="0"/>
      <w:marTop w:val="0"/>
      <w:marBottom w:val="0"/>
      <w:divBdr>
        <w:top w:val="none" w:sz="0" w:space="0" w:color="auto"/>
        <w:left w:val="none" w:sz="0" w:space="0" w:color="auto"/>
        <w:bottom w:val="none" w:sz="0" w:space="0" w:color="auto"/>
        <w:right w:val="none" w:sz="0" w:space="0" w:color="auto"/>
      </w:divBdr>
    </w:div>
    <w:div w:id="765810921">
      <w:bodyDiv w:val="1"/>
      <w:marLeft w:val="0"/>
      <w:marRight w:val="0"/>
      <w:marTop w:val="0"/>
      <w:marBottom w:val="0"/>
      <w:divBdr>
        <w:top w:val="none" w:sz="0" w:space="0" w:color="auto"/>
        <w:left w:val="none" w:sz="0" w:space="0" w:color="auto"/>
        <w:bottom w:val="none" w:sz="0" w:space="0" w:color="auto"/>
        <w:right w:val="none" w:sz="0" w:space="0" w:color="auto"/>
      </w:divBdr>
    </w:div>
    <w:div w:id="909734728">
      <w:bodyDiv w:val="1"/>
      <w:marLeft w:val="0"/>
      <w:marRight w:val="0"/>
      <w:marTop w:val="0"/>
      <w:marBottom w:val="0"/>
      <w:divBdr>
        <w:top w:val="none" w:sz="0" w:space="0" w:color="auto"/>
        <w:left w:val="none" w:sz="0" w:space="0" w:color="auto"/>
        <w:bottom w:val="none" w:sz="0" w:space="0" w:color="auto"/>
        <w:right w:val="none" w:sz="0" w:space="0" w:color="auto"/>
      </w:divBdr>
    </w:div>
    <w:div w:id="183541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microsoft.com/office/2016/09/relationships/commentsIds" Target="commentsIds.xml"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microsoft.com/office/2011/relationships/commentsExtended" Target="commentsExtended.xml" Id="rId12" /><Relationship Type="http://schemas.microsoft.com/office/2011/relationships/people" Target="people.xml" Id="rId25" /><Relationship Type="http://schemas.openxmlformats.org/officeDocument/2006/relationships/numbering" Target="numbering.xml" Id="rId2"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omments" Target="comments.xml"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4.jp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image" Target="media/image2.jpg" Id="rId9" /><Relationship Type="http://schemas.microsoft.com/office/2018/08/relationships/commentsExtensible" Target="commentsExtensible.xml" Id="rId14" /><Relationship Type="http://schemas.openxmlformats.org/officeDocument/2006/relationships/header" Target="header2.xml" Id="rId22" /><Relationship Type="http://schemas.openxmlformats.org/officeDocument/2006/relationships/image" Target="/media/image8.png" Id="R593c532ff4b44e7c" /><Relationship Type="http://schemas.openxmlformats.org/officeDocument/2006/relationships/image" Target="/media/image9.png" Id="R9b96c9da7291450e" /></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3B0FA-9EB0-471B-A6D9-9D40CA0628A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CTTI</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Peremiquel Trillas, Paula (IDIBELL)</dc:creator>
  <lastModifiedBy>MONTSERRAT MORENO, MIREIA</lastModifiedBy>
  <revision>90</revision>
  <dcterms:created xsi:type="dcterms:W3CDTF">2020-12-17T22:51:00.0000000Z</dcterms:created>
  <dcterms:modified xsi:type="dcterms:W3CDTF">2021-01-05T12:37:01.8822073Z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id="a5lc9phV"/&gt;&lt;style id="http://www.zotero.org/styles/vancouver" locale="en-US" hasBibliography="1" bibliographyStyleHasBeenSet="1"/&gt;&lt;prefs&gt;&lt;pref name="fieldType" value="Field"/&gt;&lt;/prefs&gt;&lt;/data&gt;</vt:lpwstr>
  </property>
</Properties>
</file>